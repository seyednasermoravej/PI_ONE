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0CFAF" w14:textId="5DC6A7EA" w:rsidR="00CA6503" w:rsidRDefault="00CA6503">
      <w:r>
        <w:t>V 0.2</w:t>
      </w:r>
    </w:p>
    <w:p w14:paraId="57E79F31" w14:textId="1AD9DFF1" w:rsidR="009B0427" w:rsidRDefault="005F7D90">
      <w:proofErr w:type="spellStart"/>
      <w:r>
        <w:t>Tasks</w:t>
      </w:r>
      <w:proofErr w:type="spellEnd"/>
      <w:r>
        <w:t xml:space="preserve"> to do :</w:t>
      </w:r>
    </w:p>
    <w:p w14:paraId="278A2082" w14:textId="0E9E6018" w:rsidR="005F7D90" w:rsidRDefault="005F7D90" w:rsidP="005F7D90">
      <w:pPr>
        <w:pStyle w:val="ListParagraph"/>
        <w:numPr>
          <w:ilvl w:val="0"/>
          <w:numId w:val="1"/>
        </w:numPr>
        <w:rPr>
          <w:lang w:val="en-US"/>
        </w:rPr>
      </w:pPr>
      <w:r w:rsidRPr="005F7D90">
        <w:rPr>
          <w:lang w:val="en-US"/>
        </w:rPr>
        <w:t>Study code loading without zephyr e</w:t>
      </w:r>
      <w:r>
        <w:rPr>
          <w:lang w:val="en-US"/>
        </w:rPr>
        <w:t xml:space="preserve">nv if possible / If not possible propose a </w:t>
      </w:r>
      <w:proofErr w:type="gramStart"/>
      <w:r>
        <w:rPr>
          <w:lang w:val="en-US"/>
        </w:rPr>
        <w:t>solution .</w:t>
      </w:r>
      <w:proofErr w:type="gramEnd"/>
      <w:r>
        <w:rPr>
          <w:lang w:val="en-US"/>
        </w:rPr>
        <w:t xml:space="preserve"> </w:t>
      </w:r>
    </w:p>
    <w:p w14:paraId="6CD9363C" w14:textId="01033F6B" w:rsidR="00E24F27" w:rsidRDefault="00E24F27" w:rsidP="00E24F27">
      <w:pPr>
        <w:pStyle w:val="ListParagraph"/>
        <w:rPr>
          <w:lang w:val="en-US"/>
        </w:rPr>
      </w:pPr>
      <w:r>
        <w:rPr>
          <w:lang w:val="en-US"/>
        </w:rPr>
        <w:t xml:space="preserve">It is possible to upload to code to the microcontroller using </w:t>
      </w:r>
      <w:proofErr w:type="spellStart"/>
      <w:r>
        <w:rPr>
          <w:lang w:val="en-US"/>
        </w:rPr>
        <w:t>CubeProgrammar</w:t>
      </w:r>
      <w:proofErr w:type="spellEnd"/>
      <w:r>
        <w:rPr>
          <w:lang w:val="en-US"/>
        </w:rPr>
        <w:t>.</w:t>
      </w:r>
    </w:p>
    <w:p w14:paraId="4A27A259" w14:textId="77777777" w:rsidR="00AB4D72" w:rsidRDefault="00AB4D72" w:rsidP="00AB4D72">
      <w:pPr>
        <w:pStyle w:val="ListParagraph"/>
        <w:rPr>
          <w:lang w:val="en-US"/>
        </w:rPr>
      </w:pPr>
    </w:p>
    <w:p w14:paraId="3662AFE2" w14:textId="74A4A6FD" w:rsidR="00AB4D72" w:rsidRDefault="005F7D90" w:rsidP="00AB4D72">
      <w:pPr>
        <w:pStyle w:val="ListParagraph"/>
        <w:numPr>
          <w:ilvl w:val="0"/>
          <w:numId w:val="1"/>
        </w:numPr>
        <w:rPr>
          <w:b/>
          <w:bCs/>
          <w:lang w:val="en-US"/>
        </w:rPr>
      </w:pPr>
      <w:r w:rsidRPr="00AB4D72">
        <w:rPr>
          <w:b/>
          <w:bCs/>
          <w:lang w:val="en-US"/>
        </w:rPr>
        <w:t xml:space="preserve">Write a quick note </w:t>
      </w:r>
      <w:proofErr w:type="gramStart"/>
      <w:r w:rsidRPr="00AB4D72">
        <w:rPr>
          <w:b/>
          <w:bCs/>
          <w:lang w:val="en-US"/>
        </w:rPr>
        <w:t>to  describe</w:t>
      </w:r>
      <w:proofErr w:type="gramEnd"/>
      <w:r w:rsidRPr="00AB4D72">
        <w:rPr>
          <w:b/>
          <w:bCs/>
          <w:lang w:val="en-US"/>
        </w:rPr>
        <w:t xml:space="preserve"> the process and the different steps to load code in the  </w:t>
      </w:r>
      <w:proofErr w:type="spellStart"/>
      <w:r w:rsidRPr="00AB4D72">
        <w:rPr>
          <w:b/>
          <w:bCs/>
          <w:lang w:val="en-US"/>
        </w:rPr>
        <w:t>mcu</w:t>
      </w:r>
      <w:proofErr w:type="spellEnd"/>
      <w:r w:rsidRPr="00AB4D72">
        <w:rPr>
          <w:b/>
          <w:bCs/>
          <w:lang w:val="en-US"/>
        </w:rPr>
        <w:t xml:space="preserve"> for operator (with or without  zephyr env)</w:t>
      </w:r>
    </w:p>
    <w:p w14:paraId="6BA71DD0" w14:textId="6CE6E54D" w:rsidR="00E24F27" w:rsidRDefault="00E24F27" w:rsidP="00E24F27">
      <w:pPr>
        <w:pStyle w:val="ListParagraph"/>
        <w:numPr>
          <w:ilvl w:val="0"/>
          <w:numId w:val="2"/>
        </w:numPr>
        <w:rPr>
          <w:b/>
          <w:bCs/>
          <w:lang w:val="en-US"/>
        </w:rPr>
      </w:pPr>
      <w:r>
        <w:rPr>
          <w:b/>
          <w:bCs/>
          <w:lang w:val="en-US"/>
        </w:rPr>
        <w:t>With zephyr env:</w:t>
      </w:r>
    </w:p>
    <w:p w14:paraId="70F7B9AC" w14:textId="2E7BE817" w:rsidR="00E24F27" w:rsidRDefault="00E24F27" w:rsidP="00E24F27">
      <w:pPr>
        <w:pStyle w:val="ListParagraph"/>
        <w:ind w:left="1440"/>
        <w:rPr>
          <w:b/>
          <w:bCs/>
          <w:lang w:val="en-US"/>
        </w:rPr>
      </w:pPr>
      <w:r>
        <w:rPr>
          <w:b/>
          <w:bCs/>
          <w:lang w:val="en-US"/>
        </w:rPr>
        <w:t>First select 1, next select 2. Everything will be done automatically.</w:t>
      </w:r>
    </w:p>
    <w:p w14:paraId="148FBEAD" w14:textId="628398C3" w:rsidR="00E24F27" w:rsidRDefault="00E24F27" w:rsidP="00E24F27">
      <w:pPr>
        <w:pStyle w:val="ListParagraph"/>
        <w:ind w:left="1440"/>
        <w:rPr>
          <w:b/>
          <w:bCs/>
          <w:lang w:val="en-US"/>
        </w:rPr>
      </w:pPr>
      <w:r w:rsidRPr="00E24F27">
        <w:rPr>
          <w:b/>
          <w:bCs/>
          <w:noProof/>
          <w:lang w:val="en-US"/>
        </w:rPr>
        <w:drawing>
          <wp:inline distT="0" distB="0" distL="0" distR="0" wp14:anchorId="5612F81F" wp14:editId="30C59827">
            <wp:extent cx="3042637" cy="26670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2637" cy="2667070"/>
                    </a:xfrm>
                    <a:prstGeom prst="rect">
                      <a:avLst/>
                    </a:prstGeom>
                  </pic:spPr>
                </pic:pic>
              </a:graphicData>
            </a:graphic>
          </wp:inline>
        </w:drawing>
      </w:r>
    </w:p>
    <w:p w14:paraId="6D886BF2" w14:textId="2D0F6D0E" w:rsidR="00E24F27" w:rsidRDefault="00E24F27" w:rsidP="00E24F27">
      <w:pPr>
        <w:pStyle w:val="ListParagraph"/>
        <w:numPr>
          <w:ilvl w:val="0"/>
          <w:numId w:val="2"/>
        </w:numPr>
        <w:rPr>
          <w:b/>
          <w:bCs/>
          <w:lang w:val="en-US"/>
        </w:rPr>
      </w:pPr>
      <w:r>
        <w:rPr>
          <w:b/>
          <w:bCs/>
          <w:lang w:val="en-US"/>
        </w:rPr>
        <w:t>Without zephyr env:</w:t>
      </w:r>
    </w:p>
    <w:p w14:paraId="43D78987" w14:textId="6A3292E3" w:rsidR="00E24F27" w:rsidRDefault="00E24F27" w:rsidP="00E24F27">
      <w:pPr>
        <w:pStyle w:val="ListParagraph"/>
        <w:numPr>
          <w:ilvl w:val="0"/>
          <w:numId w:val="3"/>
        </w:numPr>
        <w:rPr>
          <w:b/>
          <w:bCs/>
          <w:lang w:val="en-US"/>
        </w:rPr>
      </w:pPr>
      <w:r>
        <w:rPr>
          <w:b/>
          <w:bCs/>
          <w:lang w:val="en-US"/>
        </w:rPr>
        <w:t>Cube Programmer must be installed.</w:t>
      </w:r>
    </w:p>
    <w:p w14:paraId="3139EEC0" w14:textId="6BC562F4" w:rsidR="00E24F27" w:rsidRDefault="00E24F27" w:rsidP="00E24F27">
      <w:pPr>
        <w:pStyle w:val="ListParagraph"/>
        <w:numPr>
          <w:ilvl w:val="0"/>
          <w:numId w:val="3"/>
        </w:numPr>
        <w:rPr>
          <w:b/>
          <w:bCs/>
          <w:lang w:val="en-US"/>
        </w:rPr>
      </w:pPr>
      <w:r>
        <w:rPr>
          <w:b/>
          <w:bCs/>
          <w:lang w:val="en-US"/>
        </w:rPr>
        <w:t>Connect the debugger to the PC.</w:t>
      </w:r>
    </w:p>
    <w:p w14:paraId="0E721711" w14:textId="7193BDF2" w:rsidR="00E24F27" w:rsidRDefault="00CD07B4" w:rsidP="00E24F27">
      <w:pPr>
        <w:pStyle w:val="ListParagraph"/>
        <w:numPr>
          <w:ilvl w:val="0"/>
          <w:numId w:val="3"/>
        </w:numPr>
        <w:rPr>
          <w:b/>
          <w:bCs/>
          <w:lang w:val="en-US"/>
        </w:rPr>
      </w:pPr>
      <w:r>
        <w:rPr>
          <w:b/>
          <w:bCs/>
          <w:lang w:val="en-US"/>
        </w:rPr>
        <w:t>Click on connect:</w:t>
      </w:r>
    </w:p>
    <w:p w14:paraId="4BEAF309" w14:textId="1B721694" w:rsidR="00CD07B4" w:rsidRDefault="00CD07B4" w:rsidP="00CD07B4">
      <w:pPr>
        <w:pStyle w:val="ListParagraph"/>
        <w:ind w:left="1800"/>
        <w:rPr>
          <w:b/>
          <w:bCs/>
          <w:lang w:val="en-US"/>
        </w:rPr>
      </w:pPr>
      <w:r w:rsidRPr="00CD07B4">
        <w:rPr>
          <w:b/>
          <w:bCs/>
          <w:noProof/>
          <w:lang w:val="en-US"/>
        </w:rPr>
        <w:drawing>
          <wp:inline distT="0" distB="0" distL="0" distR="0" wp14:anchorId="1113782B" wp14:editId="32F5D17A">
            <wp:extent cx="3075295" cy="2046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5295" cy="2046568"/>
                    </a:xfrm>
                    <a:prstGeom prst="rect">
                      <a:avLst/>
                    </a:prstGeom>
                  </pic:spPr>
                </pic:pic>
              </a:graphicData>
            </a:graphic>
          </wp:inline>
        </w:drawing>
      </w:r>
    </w:p>
    <w:p w14:paraId="02D8FCC4" w14:textId="3A024438" w:rsidR="00CD07B4" w:rsidRDefault="00CD07B4" w:rsidP="00CD07B4">
      <w:pPr>
        <w:pStyle w:val="ListParagraph"/>
        <w:numPr>
          <w:ilvl w:val="0"/>
          <w:numId w:val="3"/>
        </w:numPr>
        <w:rPr>
          <w:b/>
          <w:bCs/>
          <w:lang w:val="en-US"/>
        </w:rPr>
      </w:pPr>
      <w:r>
        <w:rPr>
          <w:b/>
          <w:bCs/>
          <w:lang w:val="en-US"/>
        </w:rPr>
        <w:t xml:space="preserve">Click </w:t>
      </w:r>
      <w:proofErr w:type="gramStart"/>
      <w:r>
        <w:rPr>
          <w:b/>
          <w:bCs/>
          <w:lang w:val="en-US"/>
        </w:rPr>
        <w:t>here</w:t>
      </w:r>
      <w:proofErr w:type="gramEnd"/>
    </w:p>
    <w:p w14:paraId="03FFDD95" w14:textId="6FFA46E4" w:rsidR="00CD07B4" w:rsidRDefault="00CD07B4" w:rsidP="00CD07B4">
      <w:pPr>
        <w:pStyle w:val="ListParagraph"/>
        <w:ind w:left="1800"/>
        <w:rPr>
          <w:b/>
          <w:bCs/>
          <w:lang w:val="en-US"/>
        </w:rPr>
      </w:pPr>
      <w:r w:rsidRPr="00CD07B4">
        <w:rPr>
          <w:b/>
          <w:bCs/>
          <w:noProof/>
          <w:lang w:val="en-US"/>
        </w:rPr>
        <w:lastRenderedPageBreak/>
        <w:drawing>
          <wp:inline distT="0" distB="0" distL="0" distR="0" wp14:anchorId="170BD6E4" wp14:editId="3C3FA06D">
            <wp:extent cx="2879347" cy="344541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9347" cy="3445419"/>
                    </a:xfrm>
                    <a:prstGeom prst="rect">
                      <a:avLst/>
                    </a:prstGeom>
                  </pic:spPr>
                </pic:pic>
              </a:graphicData>
            </a:graphic>
          </wp:inline>
        </w:drawing>
      </w:r>
    </w:p>
    <w:p w14:paraId="6F7E9C1A" w14:textId="45A60EF0" w:rsidR="00CD07B4" w:rsidRDefault="00CD07B4" w:rsidP="00CD07B4">
      <w:pPr>
        <w:pStyle w:val="ListParagraph"/>
        <w:numPr>
          <w:ilvl w:val="0"/>
          <w:numId w:val="3"/>
        </w:numPr>
        <w:rPr>
          <w:b/>
          <w:bCs/>
          <w:lang w:val="en-US"/>
        </w:rPr>
      </w:pPr>
      <w:r>
        <w:rPr>
          <w:b/>
          <w:bCs/>
          <w:lang w:val="en-US"/>
        </w:rPr>
        <w:t xml:space="preserve">Navigate to the binary file, mark these </w:t>
      </w:r>
      <w:proofErr w:type="gramStart"/>
      <w:r>
        <w:rPr>
          <w:b/>
          <w:bCs/>
          <w:lang w:val="en-US"/>
        </w:rPr>
        <w:t>checks</w:t>
      </w:r>
      <w:proofErr w:type="gramEnd"/>
      <w:r>
        <w:rPr>
          <w:b/>
          <w:bCs/>
          <w:lang w:val="en-US"/>
        </w:rPr>
        <w:t xml:space="preserve"> and click on start programming.</w:t>
      </w:r>
    </w:p>
    <w:p w14:paraId="0E97E8D4" w14:textId="021185A0" w:rsidR="00CD07B4" w:rsidRPr="00AB4D72" w:rsidRDefault="00CD07B4" w:rsidP="00CD07B4">
      <w:pPr>
        <w:pStyle w:val="ListParagraph"/>
        <w:ind w:left="1800"/>
        <w:rPr>
          <w:b/>
          <w:bCs/>
          <w:lang w:val="en-US"/>
        </w:rPr>
      </w:pPr>
      <w:r w:rsidRPr="00CD07B4">
        <w:rPr>
          <w:b/>
          <w:bCs/>
          <w:noProof/>
          <w:lang w:val="en-US"/>
        </w:rPr>
        <w:drawing>
          <wp:inline distT="0" distB="0" distL="0" distR="0" wp14:anchorId="75400A70" wp14:editId="0DD3174E">
            <wp:extent cx="4889862" cy="21721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331" cy="2178177"/>
                    </a:xfrm>
                    <a:prstGeom prst="rect">
                      <a:avLst/>
                    </a:prstGeom>
                  </pic:spPr>
                </pic:pic>
              </a:graphicData>
            </a:graphic>
          </wp:inline>
        </w:drawing>
      </w:r>
    </w:p>
    <w:p w14:paraId="03025403" w14:textId="77777777" w:rsidR="00AB4D72" w:rsidRPr="00AB4D72" w:rsidRDefault="00AB4D72" w:rsidP="00AB4D72">
      <w:pPr>
        <w:pStyle w:val="ListParagraph"/>
        <w:rPr>
          <w:lang w:val="en-US"/>
        </w:rPr>
      </w:pPr>
    </w:p>
    <w:p w14:paraId="3A3163E3" w14:textId="6CFD6617" w:rsidR="00AB4D72" w:rsidRPr="00AB4D72" w:rsidRDefault="00AB4D72" w:rsidP="00AB4D72">
      <w:pPr>
        <w:pStyle w:val="ListParagraph"/>
        <w:numPr>
          <w:ilvl w:val="0"/>
          <w:numId w:val="1"/>
        </w:numPr>
        <w:rPr>
          <w:b/>
          <w:bCs/>
          <w:u w:val="single"/>
          <w:lang w:val="en-US"/>
        </w:rPr>
      </w:pPr>
      <w:r w:rsidRPr="00AB4D72">
        <w:rPr>
          <w:b/>
          <w:bCs/>
          <w:u w:val="single"/>
          <w:lang w:val="en-US"/>
        </w:rPr>
        <w:t>PWM IP</w:t>
      </w:r>
    </w:p>
    <w:p w14:paraId="15797E90" w14:textId="79BBF19F" w:rsidR="005F7D90" w:rsidRPr="00AB4D72" w:rsidRDefault="005F7D90" w:rsidP="00AB4D72">
      <w:pPr>
        <w:pStyle w:val="ListParagraph"/>
        <w:rPr>
          <w:lang w:val="en-US"/>
        </w:rPr>
      </w:pPr>
      <w:r w:rsidRPr="00AB4D72">
        <w:rPr>
          <w:lang w:val="en-US"/>
        </w:rPr>
        <w:t>Open loop code (A simple code to generate PWM on HRTIM1_CHA1 and HRTIM1_CHA2)</w:t>
      </w:r>
    </w:p>
    <w:p w14:paraId="47572D73" w14:textId="25E7FC45" w:rsidR="005F7D90" w:rsidRDefault="005F7D90" w:rsidP="005F7D90">
      <w:pPr>
        <w:pStyle w:val="ListParagraph"/>
        <w:rPr>
          <w:lang w:val="en-US"/>
        </w:rPr>
      </w:pPr>
      <w:r>
        <w:rPr>
          <w:lang w:val="en-US"/>
        </w:rPr>
        <w:t xml:space="preserve">The PWM are at a frequency of </w:t>
      </w:r>
      <w:proofErr w:type="gramStart"/>
      <w:r>
        <w:rPr>
          <w:lang w:val="en-US"/>
        </w:rPr>
        <w:t>100kHz</w:t>
      </w:r>
      <w:proofErr w:type="gramEnd"/>
    </w:p>
    <w:p w14:paraId="6A6F4131" w14:textId="0012A5C4" w:rsidR="005F7D90" w:rsidRDefault="005F7D90" w:rsidP="005F7D90">
      <w:pPr>
        <w:pStyle w:val="ListParagraph"/>
        <w:rPr>
          <w:lang w:val="en-US"/>
        </w:rPr>
      </w:pPr>
      <w:r>
        <w:rPr>
          <w:lang w:val="en-US"/>
        </w:rPr>
        <w:t xml:space="preserve">A deadtime of 150ns is implemented between both </w:t>
      </w:r>
      <w:proofErr w:type="gramStart"/>
      <w:r>
        <w:rPr>
          <w:lang w:val="en-US"/>
        </w:rPr>
        <w:t>PWM</w:t>
      </w:r>
      <w:proofErr w:type="gramEnd"/>
    </w:p>
    <w:p w14:paraId="23D54FCD" w14:textId="1F736686" w:rsidR="005F7D90" w:rsidRDefault="005F7D90" w:rsidP="005F7D90">
      <w:pPr>
        <w:pStyle w:val="ListParagraph"/>
        <w:rPr>
          <w:lang w:val="en-US"/>
        </w:rPr>
      </w:pPr>
      <w:r>
        <w:rPr>
          <w:lang w:val="en-US"/>
        </w:rPr>
        <w:t>HRTIM1_CHA2 is the complementary of HRTIM1_CHA1</w:t>
      </w:r>
    </w:p>
    <w:p w14:paraId="108F62B0" w14:textId="60F237E5" w:rsidR="005F7D90" w:rsidRDefault="005F7D90" w:rsidP="005F7D90">
      <w:pPr>
        <w:pStyle w:val="ListParagraph"/>
        <w:rPr>
          <w:lang w:val="en-US"/>
        </w:rPr>
      </w:pPr>
      <w:r>
        <w:rPr>
          <w:lang w:val="en-US"/>
        </w:rPr>
        <w:t xml:space="preserve">In this code the user can </w:t>
      </w:r>
      <w:proofErr w:type="gramStart"/>
      <w:r>
        <w:rPr>
          <w:lang w:val="en-US"/>
        </w:rPr>
        <w:t>modify easily</w:t>
      </w:r>
      <w:proofErr w:type="gramEnd"/>
      <w:r>
        <w:rPr>
          <w:lang w:val="en-US"/>
        </w:rPr>
        <w:t xml:space="preserve"> the duty cycle of the PWM </w:t>
      </w:r>
    </w:p>
    <w:p w14:paraId="4BBA53A3" w14:textId="4CC5D561" w:rsidR="00AB4D72" w:rsidRDefault="00AB4D72" w:rsidP="00AB4D72">
      <w:pPr>
        <w:pStyle w:val="ListParagraph"/>
        <w:rPr>
          <w:b/>
          <w:bCs/>
          <w:lang w:val="en-US"/>
        </w:rPr>
      </w:pPr>
      <w:r w:rsidRPr="00AB4D72">
        <w:rPr>
          <w:b/>
          <w:bCs/>
          <w:lang w:val="en-US"/>
        </w:rPr>
        <w:t xml:space="preserve">Write a simple descriptive note of the code </w:t>
      </w:r>
      <w:proofErr w:type="gramStart"/>
      <w:r w:rsidRPr="00AB4D72">
        <w:rPr>
          <w:b/>
          <w:bCs/>
          <w:lang w:val="en-US"/>
        </w:rPr>
        <w:t>architecture ,</w:t>
      </w:r>
      <w:proofErr w:type="gramEnd"/>
      <w:r w:rsidRPr="00AB4D72">
        <w:rPr>
          <w:b/>
          <w:bCs/>
          <w:lang w:val="en-US"/>
        </w:rPr>
        <w:t xml:space="preserve"> the code description and how to use it . </w:t>
      </w:r>
    </w:p>
    <w:p w14:paraId="5C97CCB1" w14:textId="0FCAF0A1" w:rsidR="00FB5E2A" w:rsidRDefault="00FB5E2A" w:rsidP="00AB4D72">
      <w:pPr>
        <w:pStyle w:val="ListParagraph"/>
        <w:rPr>
          <w:b/>
          <w:bCs/>
          <w:lang w:val="en-US"/>
        </w:rPr>
      </w:pPr>
      <w:r>
        <w:rPr>
          <w:b/>
          <w:bCs/>
          <w:lang w:val="en-US"/>
        </w:rPr>
        <w:t>In the code there are two different timer types</w:t>
      </w:r>
    </w:p>
    <w:p w14:paraId="777E0B61" w14:textId="03F2B500" w:rsidR="00FB5E2A" w:rsidRDefault="00FB5E2A" w:rsidP="00FB5E2A">
      <w:pPr>
        <w:pStyle w:val="ListParagraph"/>
        <w:numPr>
          <w:ilvl w:val="0"/>
          <w:numId w:val="2"/>
        </w:numPr>
        <w:rPr>
          <w:b/>
          <w:bCs/>
          <w:lang w:val="en-US"/>
        </w:rPr>
      </w:pPr>
      <w:r>
        <w:rPr>
          <w:b/>
          <w:bCs/>
          <w:lang w:val="en-US"/>
        </w:rPr>
        <w:t xml:space="preserve">High Resolution Timer: This code is completely generated by </w:t>
      </w:r>
      <w:proofErr w:type="spellStart"/>
      <w:r>
        <w:rPr>
          <w:b/>
          <w:bCs/>
          <w:lang w:val="en-US"/>
        </w:rPr>
        <w:t>CubeMX</w:t>
      </w:r>
      <w:proofErr w:type="spellEnd"/>
      <w:r>
        <w:rPr>
          <w:b/>
          <w:bCs/>
          <w:lang w:val="en-US"/>
        </w:rPr>
        <w:t xml:space="preserve"> and imported into Zephyr Codes.</w:t>
      </w:r>
    </w:p>
    <w:p w14:paraId="11168171" w14:textId="33BCB8CC" w:rsidR="00FB5E2A" w:rsidRDefault="00FB5E2A" w:rsidP="00FB5E2A">
      <w:pPr>
        <w:pStyle w:val="ListParagraph"/>
        <w:numPr>
          <w:ilvl w:val="0"/>
          <w:numId w:val="2"/>
        </w:numPr>
        <w:rPr>
          <w:b/>
          <w:bCs/>
          <w:lang w:val="en-US"/>
        </w:rPr>
      </w:pPr>
      <w:r>
        <w:rPr>
          <w:b/>
          <w:bCs/>
          <w:lang w:val="en-US"/>
        </w:rPr>
        <w:t>Other Timers. These timers work using Zephyr APIs.</w:t>
      </w:r>
    </w:p>
    <w:p w14:paraId="6A0A41FF" w14:textId="39A0CB3B" w:rsidR="00FB5E2A" w:rsidRDefault="00FB5E2A" w:rsidP="00FB5E2A">
      <w:pPr>
        <w:ind w:left="708"/>
        <w:rPr>
          <w:b/>
          <w:bCs/>
          <w:lang w:val="en-US"/>
        </w:rPr>
      </w:pPr>
      <w:r>
        <w:rPr>
          <w:b/>
          <w:bCs/>
          <w:lang w:val="en-US"/>
        </w:rPr>
        <w:t xml:space="preserve">In the code we have an initial function named </w:t>
      </w:r>
      <w:proofErr w:type="spellStart"/>
      <w:r>
        <w:rPr>
          <w:b/>
          <w:bCs/>
          <w:lang w:val="en-US"/>
        </w:rPr>
        <w:t>initPwms</w:t>
      </w:r>
      <w:proofErr w:type="spellEnd"/>
      <w:r>
        <w:rPr>
          <w:b/>
          <w:bCs/>
          <w:lang w:val="en-US"/>
        </w:rPr>
        <w:t xml:space="preserve"> inside a function called </w:t>
      </w:r>
      <w:proofErr w:type="spellStart"/>
      <w:r>
        <w:rPr>
          <w:b/>
          <w:bCs/>
          <w:lang w:val="en-US"/>
        </w:rPr>
        <w:t>initBoard</w:t>
      </w:r>
      <w:proofErr w:type="spellEnd"/>
      <w:r>
        <w:rPr>
          <w:b/>
          <w:bCs/>
          <w:lang w:val="en-US"/>
        </w:rPr>
        <w:t xml:space="preserve">. </w:t>
      </w:r>
      <w:r w:rsidR="00AB6FAF">
        <w:rPr>
          <w:b/>
          <w:bCs/>
          <w:lang w:val="en-US"/>
        </w:rPr>
        <w:t xml:space="preserve">In the </w:t>
      </w:r>
      <w:proofErr w:type="spellStart"/>
      <w:r w:rsidR="00AB6FAF">
        <w:rPr>
          <w:b/>
          <w:bCs/>
          <w:lang w:val="en-US"/>
        </w:rPr>
        <w:t>initPwms</w:t>
      </w:r>
      <w:proofErr w:type="spellEnd"/>
      <w:r w:rsidR="00AB6FAF">
        <w:rPr>
          <w:b/>
          <w:bCs/>
          <w:lang w:val="en-US"/>
        </w:rPr>
        <w:t xml:space="preserve"> function, the </w:t>
      </w:r>
      <w:r w:rsidR="00092AEC">
        <w:rPr>
          <w:b/>
          <w:bCs/>
          <w:lang w:val="en-US"/>
        </w:rPr>
        <w:t>high-resolution</w:t>
      </w:r>
      <w:r w:rsidR="00AB6FAF">
        <w:rPr>
          <w:b/>
          <w:bCs/>
          <w:lang w:val="en-US"/>
        </w:rPr>
        <w:t xml:space="preserve"> timer frequency is set to 100KHz, and its duty cycle is </w:t>
      </w:r>
      <w:r w:rsidR="00092AEC">
        <w:rPr>
          <w:b/>
          <w:bCs/>
          <w:lang w:val="en-US"/>
        </w:rPr>
        <w:t>configurable</w:t>
      </w:r>
      <w:r w:rsidR="00F802BC">
        <w:rPr>
          <w:b/>
          <w:bCs/>
          <w:lang w:val="en-US"/>
        </w:rPr>
        <w:t xml:space="preserve">. Its default value is set to 0.5. </w:t>
      </w:r>
      <w:r w:rsidR="00AB6FAF">
        <w:rPr>
          <w:b/>
          <w:bCs/>
          <w:lang w:val="en-US"/>
        </w:rPr>
        <w:t xml:space="preserve">The dead time is also </w:t>
      </w:r>
      <w:r w:rsidR="00092AEC">
        <w:rPr>
          <w:b/>
          <w:bCs/>
          <w:lang w:val="en-US"/>
        </w:rPr>
        <w:t xml:space="preserve">about 1uS. </w:t>
      </w:r>
      <w:r w:rsidR="00AB6FAF">
        <w:rPr>
          <w:b/>
          <w:bCs/>
          <w:lang w:val="en-US"/>
        </w:rPr>
        <w:t xml:space="preserve"> </w:t>
      </w:r>
      <w:r>
        <w:rPr>
          <w:b/>
          <w:bCs/>
          <w:lang w:val="en-US"/>
        </w:rPr>
        <w:t xml:space="preserve">There </w:t>
      </w:r>
      <w:r>
        <w:rPr>
          <w:b/>
          <w:bCs/>
          <w:lang w:val="en-US"/>
        </w:rPr>
        <w:lastRenderedPageBreak/>
        <w:t xml:space="preserve">is another function called </w:t>
      </w:r>
      <w:proofErr w:type="spellStart"/>
      <w:r>
        <w:rPr>
          <w:b/>
          <w:bCs/>
          <w:lang w:val="en-US"/>
        </w:rPr>
        <w:t>pwmSet</w:t>
      </w:r>
      <w:proofErr w:type="spellEnd"/>
      <w:r w:rsidR="00AB6FAF">
        <w:rPr>
          <w:b/>
          <w:bCs/>
          <w:lang w:val="en-US"/>
        </w:rPr>
        <w:t xml:space="preserve">. </w:t>
      </w:r>
      <w:proofErr w:type="spellStart"/>
      <w:r w:rsidR="00AB6FAF">
        <w:rPr>
          <w:b/>
          <w:bCs/>
          <w:lang w:val="en-US"/>
        </w:rPr>
        <w:t>pwmSet</w:t>
      </w:r>
      <w:proofErr w:type="spellEnd"/>
      <w:r w:rsidR="00AB6FAF">
        <w:rPr>
          <w:b/>
          <w:bCs/>
          <w:lang w:val="en-US"/>
        </w:rPr>
        <w:t xml:space="preserve"> takes index, frequency, and duty cycle as its input. For the </w:t>
      </w:r>
      <w:r w:rsidR="00F802BC">
        <w:rPr>
          <w:b/>
          <w:bCs/>
          <w:lang w:val="en-US"/>
        </w:rPr>
        <w:t>high-resolution</w:t>
      </w:r>
      <w:r w:rsidR="00AB6FAF">
        <w:rPr>
          <w:b/>
          <w:bCs/>
          <w:lang w:val="en-US"/>
        </w:rPr>
        <w:t xml:space="preserve"> </w:t>
      </w:r>
      <w:r w:rsidR="00F802BC">
        <w:rPr>
          <w:b/>
          <w:bCs/>
          <w:lang w:val="en-US"/>
        </w:rPr>
        <w:t>timer,</w:t>
      </w:r>
      <w:r w:rsidR="00AB6FAF">
        <w:rPr>
          <w:b/>
          <w:bCs/>
          <w:lang w:val="en-US"/>
        </w:rPr>
        <w:t xml:space="preserve"> the frequency is fixed to 100KHz, and only its duty cycle is configurable.</w:t>
      </w:r>
      <w:r>
        <w:rPr>
          <w:b/>
          <w:bCs/>
          <w:lang w:val="en-US"/>
        </w:rPr>
        <w:t xml:space="preserve"> </w:t>
      </w:r>
      <w:r w:rsidR="00F802BC">
        <w:rPr>
          <w:b/>
          <w:bCs/>
          <w:lang w:val="en-US"/>
        </w:rPr>
        <w:t xml:space="preserve">The duty cycle is containing dead time value. For example, </w:t>
      </w:r>
      <w:r w:rsidR="001950D0">
        <w:rPr>
          <w:b/>
          <w:bCs/>
          <w:lang w:val="en-US"/>
        </w:rPr>
        <w:t xml:space="preserve">in the following figures, the duty cycle for the primary channel is 0.5. As the period is 10uS for 100KHz, the primary channel should stay 5uS high, but the dead time will be subtracted from 5uS. So, 5 – 1 = 4uS stays high. The secondary channel is complementary of the primary channel. </w:t>
      </w:r>
    </w:p>
    <w:p w14:paraId="315B4811" w14:textId="5047BF7D" w:rsidR="00F802BC" w:rsidRDefault="00F802BC" w:rsidP="00F802BC">
      <w:pPr>
        <w:ind w:left="708"/>
        <w:jc w:val="center"/>
        <w:rPr>
          <w:b/>
          <w:bCs/>
          <w:lang w:val="en-US"/>
        </w:rPr>
      </w:pPr>
      <w:r w:rsidRPr="00F802BC">
        <w:rPr>
          <w:b/>
          <w:bCs/>
          <w:noProof/>
          <w:lang w:val="en-US"/>
        </w:rPr>
        <w:drawing>
          <wp:inline distT="0" distB="0" distL="0" distR="0" wp14:anchorId="187F04DF" wp14:editId="5BEA8D9E">
            <wp:extent cx="2672513" cy="146416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2513" cy="1464167"/>
                    </a:xfrm>
                    <a:prstGeom prst="rect">
                      <a:avLst/>
                    </a:prstGeom>
                  </pic:spPr>
                </pic:pic>
              </a:graphicData>
            </a:graphic>
          </wp:inline>
        </w:drawing>
      </w:r>
    </w:p>
    <w:p w14:paraId="6B89F71F" w14:textId="6628D38F" w:rsidR="00F802BC" w:rsidRDefault="00F802BC" w:rsidP="00F802BC">
      <w:pPr>
        <w:ind w:left="708"/>
        <w:jc w:val="center"/>
        <w:rPr>
          <w:b/>
          <w:bCs/>
          <w:lang w:val="en-US"/>
        </w:rPr>
      </w:pPr>
      <w:r w:rsidRPr="00F802BC">
        <w:rPr>
          <w:b/>
          <w:bCs/>
          <w:noProof/>
          <w:lang w:val="en-US"/>
        </w:rPr>
        <w:drawing>
          <wp:inline distT="0" distB="0" distL="0" distR="0" wp14:anchorId="5617A79C" wp14:editId="6485F2FF">
            <wp:extent cx="3216813" cy="17417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813" cy="1741760"/>
                    </a:xfrm>
                    <a:prstGeom prst="rect">
                      <a:avLst/>
                    </a:prstGeom>
                  </pic:spPr>
                </pic:pic>
              </a:graphicData>
            </a:graphic>
          </wp:inline>
        </w:drawing>
      </w:r>
    </w:p>
    <w:p w14:paraId="282F589D" w14:textId="77777777" w:rsidR="006D0FC3" w:rsidRDefault="006D0FC3" w:rsidP="006D0FC3">
      <w:pPr>
        <w:ind w:left="708"/>
        <w:jc w:val="both"/>
        <w:rPr>
          <w:b/>
          <w:bCs/>
          <w:lang w:val="en-US"/>
        </w:rPr>
      </w:pPr>
      <w:r>
        <w:rPr>
          <w:b/>
          <w:bCs/>
          <w:lang w:val="en-US"/>
        </w:rPr>
        <w:t xml:space="preserve">As another example, in the following figures, the duty cycle is set to 0.2. That means, the primary channel should stay high for </w:t>
      </w:r>
      <w:proofErr w:type="gramStart"/>
      <w:r>
        <w:rPr>
          <w:b/>
          <w:bCs/>
          <w:lang w:val="en-US"/>
        </w:rPr>
        <w:t>2uS</w:t>
      </w:r>
      <w:proofErr w:type="gramEnd"/>
      <w:r>
        <w:rPr>
          <w:b/>
          <w:bCs/>
          <w:lang w:val="en-US"/>
        </w:rPr>
        <w:t xml:space="preserve"> and the secondary channel should stay high for 8uS. There is 1uS dead time between the two channels. So, the primary channel </w:t>
      </w:r>
      <w:proofErr w:type="gramStart"/>
      <w:r>
        <w:rPr>
          <w:b/>
          <w:bCs/>
          <w:lang w:val="en-US"/>
        </w:rPr>
        <w:t>stay</w:t>
      </w:r>
      <w:proofErr w:type="gramEnd"/>
      <w:r>
        <w:rPr>
          <w:b/>
          <w:bCs/>
          <w:lang w:val="en-US"/>
        </w:rPr>
        <w:t xml:space="preserve"> 1uS high and the secondary channel stay 7uS high.</w:t>
      </w:r>
    </w:p>
    <w:p w14:paraId="474911EE" w14:textId="250E60CE" w:rsidR="006D0FC3" w:rsidRDefault="006D0FC3" w:rsidP="006D0FC3">
      <w:pPr>
        <w:ind w:left="708"/>
        <w:jc w:val="center"/>
        <w:rPr>
          <w:b/>
          <w:bCs/>
          <w:lang w:val="en-US"/>
        </w:rPr>
      </w:pPr>
      <w:r w:rsidRPr="006D0FC3">
        <w:rPr>
          <w:b/>
          <w:bCs/>
          <w:noProof/>
          <w:lang w:val="en-US"/>
        </w:rPr>
        <w:drawing>
          <wp:inline distT="0" distB="0" distL="0" distR="0" wp14:anchorId="23B681A9" wp14:editId="2B98EED0">
            <wp:extent cx="2433021" cy="1616571"/>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3021" cy="1616571"/>
                    </a:xfrm>
                    <a:prstGeom prst="rect">
                      <a:avLst/>
                    </a:prstGeom>
                  </pic:spPr>
                </pic:pic>
              </a:graphicData>
            </a:graphic>
          </wp:inline>
        </w:drawing>
      </w:r>
    </w:p>
    <w:p w14:paraId="33A47E00" w14:textId="0030DD21" w:rsidR="006D0FC3" w:rsidRDefault="006D0FC3" w:rsidP="006D0FC3">
      <w:pPr>
        <w:ind w:left="708"/>
        <w:jc w:val="center"/>
        <w:rPr>
          <w:b/>
          <w:bCs/>
          <w:lang w:val="en-US"/>
        </w:rPr>
      </w:pPr>
      <w:r w:rsidRPr="006D0FC3">
        <w:rPr>
          <w:b/>
          <w:bCs/>
          <w:noProof/>
          <w:lang w:val="en-US"/>
        </w:rPr>
        <w:lastRenderedPageBreak/>
        <w:drawing>
          <wp:inline distT="0" distB="0" distL="0" distR="0" wp14:anchorId="4BE30521" wp14:editId="5F48A00C">
            <wp:extent cx="2922891" cy="2155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891" cy="2155428"/>
                    </a:xfrm>
                    <a:prstGeom prst="rect">
                      <a:avLst/>
                    </a:prstGeom>
                  </pic:spPr>
                </pic:pic>
              </a:graphicData>
            </a:graphic>
          </wp:inline>
        </w:drawing>
      </w:r>
    </w:p>
    <w:p w14:paraId="6D9FFC9F" w14:textId="616873A3" w:rsidR="006D0FC3" w:rsidRDefault="008F7978" w:rsidP="006D0FC3">
      <w:pPr>
        <w:ind w:left="708"/>
        <w:rPr>
          <w:b/>
          <w:bCs/>
          <w:lang w:val="en-US"/>
        </w:rPr>
      </w:pPr>
      <w:r>
        <w:rPr>
          <w:b/>
          <w:bCs/>
          <w:lang w:val="en-US"/>
        </w:rPr>
        <w:t>How to use the code:</w:t>
      </w:r>
    </w:p>
    <w:p w14:paraId="7F291671" w14:textId="74638EAE" w:rsidR="008F7978" w:rsidRDefault="00B1247B" w:rsidP="006D0FC3">
      <w:pPr>
        <w:ind w:left="708"/>
        <w:rPr>
          <w:b/>
          <w:bCs/>
          <w:lang w:val="en-US"/>
        </w:rPr>
      </w:pPr>
      <w:r>
        <w:rPr>
          <w:b/>
          <w:bCs/>
          <w:lang w:val="en-US"/>
        </w:rPr>
        <w:t xml:space="preserve">To change the duty cycle and the dead time for high resolution timer, change the values in </w:t>
      </w:r>
      <w:proofErr w:type="spellStart"/>
      <w:r>
        <w:rPr>
          <w:b/>
          <w:bCs/>
          <w:lang w:val="en-US"/>
        </w:rPr>
        <w:t>hrtim.h</w:t>
      </w:r>
      <w:proofErr w:type="spellEnd"/>
      <w:r>
        <w:rPr>
          <w:b/>
          <w:bCs/>
          <w:lang w:val="en-US"/>
        </w:rPr>
        <w:t xml:space="preserve"> file.</w:t>
      </w:r>
    </w:p>
    <w:p w14:paraId="2A659E53" w14:textId="6B876DB8" w:rsidR="00B1247B" w:rsidRDefault="00B1247B" w:rsidP="006D0FC3">
      <w:pPr>
        <w:ind w:left="708"/>
        <w:rPr>
          <w:b/>
          <w:bCs/>
          <w:lang w:val="en-US"/>
        </w:rPr>
      </w:pPr>
      <w:r w:rsidRPr="00B1247B">
        <w:rPr>
          <w:b/>
          <w:bCs/>
          <w:noProof/>
          <w:lang w:val="en-US"/>
        </w:rPr>
        <w:drawing>
          <wp:inline distT="0" distB="0" distL="0" distR="0" wp14:anchorId="2F96BA70" wp14:editId="766DC0B9">
            <wp:extent cx="5760720" cy="2582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82545"/>
                    </a:xfrm>
                    <a:prstGeom prst="rect">
                      <a:avLst/>
                    </a:prstGeom>
                  </pic:spPr>
                </pic:pic>
              </a:graphicData>
            </a:graphic>
          </wp:inline>
        </w:drawing>
      </w:r>
    </w:p>
    <w:p w14:paraId="45891711" w14:textId="583F02EE" w:rsidR="00B1247B" w:rsidRDefault="00B1247B" w:rsidP="006D0FC3">
      <w:pPr>
        <w:ind w:left="708"/>
        <w:rPr>
          <w:b/>
          <w:bCs/>
          <w:lang w:val="en-US"/>
        </w:rPr>
      </w:pPr>
      <w:r>
        <w:rPr>
          <w:b/>
          <w:bCs/>
          <w:lang w:val="en-US"/>
        </w:rPr>
        <w:t xml:space="preserve">To change the duty cycle and the frequency for other timers, use the </w:t>
      </w:r>
      <w:proofErr w:type="spellStart"/>
      <w:r>
        <w:rPr>
          <w:b/>
          <w:bCs/>
          <w:lang w:val="en-US"/>
        </w:rPr>
        <w:t>pwmSet</w:t>
      </w:r>
      <w:proofErr w:type="spellEnd"/>
      <w:r>
        <w:rPr>
          <w:b/>
          <w:bCs/>
          <w:lang w:val="en-US"/>
        </w:rPr>
        <w:t xml:space="preserve"> function. Also note that the duty cycle for the high-resolution timer if configurable using </w:t>
      </w:r>
      <w:proofErr w:type="spellStart"/>
      <w:r>
        <w:rPr>
          <w:b/>
          <w:bCs/>
          <w:lang w:val="en-US"/>
        </w:rPr>
        <w:t>pwmSet</w:t>
      </w:r>
      <w:proofErr w:type="spellEnd"/>
      <w:r>
        <w:rPr>
          <w:b/>
          <w:bCs/>
          <w:lang w:val="en-US"/>
        </w:rPr>
        <w:t xml:space="preserve"> function. Here </w:t>
      </w:r>
      <w:proofErr w:type="spellStart"/>
      <w:r>
        <w:rPr>
          <w:b/>
          <w:bCs/>
          <w:lang w:val="en-US"/>
        </w:rPr>
        <w:t>idx</w:t>
      </w:r>
      <w:proofErr w:type="spellEnd"/>
      <w:r>
        <w:rPr>
          <w:b/>
          <w:bCs/>
          <w:lang w:val="en-US"/>
        </w:rPr>
        <w:t xml:space="preserve"> is the index channel of the timer, frequency is the desire </w:t>
      </w:r>
      <w:r w:rsidR="00FA545B">
        <w:rPr>
          <w:b/>
          <w:bCs/>
          <w:lang w:val="en-US"/>
        </w:rPr>
        <w:t>frequency,</w:t>
      </w:r>
      <w:r>
        <w:rPr>
          <w:b/>
          <w:bCs/>
          <w:lang w:val="en-US"/>
        </w:rPr>
        <w:t xml:space="preserve"> and the duty cycle is the desire duty cycle.</w:t>
      </w:r>
    </w:p>
    <w:p w14:paraId="7D660957" w14:textId="77777777" w:rsidR="00B1247B" w:rsidRPr="00B1247B" w:rsidRDefault="00B1247B" w:rsidP="00B1247B">
      <w:pPr>
        <w:shd w:val="clear" w:color="auto" w:fill="1F1F1F"/>
        <w:spacing w:after="0" w:line="285" w:lineRule="atLeast"/>
        <w:rPr>
          <w:rFonts w:ascii="Consolas" w:eastAsia="Times New Roman" w:hAnsi="Consolas" w:cs="Times New Roman"/>
          <w:color w:val="CCCCCC"/>
          <w:sz w:val="21"/>
          <w:szCs w:val="21"/>
          <w:lang w:val="en-GB" w:eastAsia="en-GB"/>
        </w:rPr>
      </w:pPr>
      <w:proofErr w:type="spellStart"/>
      <w:proofErr w:type="gramStart"/>
      <w:r w:rsidRPr="00B1247B">
        <w:rPr>
          <w:rFonts w:ascii="Consolas" w:eastAsia="Times New Roman" w:hAnsi="Consolas" w:cs="Times New Roman"/>
          <w:color w:val="DCDCAA"/>
          <w:sz w:val="21"/>
          <w:szCs w:val="21"/>
          <w:lang w:val="en-GB" w:eastAsia="en-GB"/>
        </w:rPr>
        <w:t>pwmSet</w:t>
      </w:r>
      <w:proofErr w:type="spellEnd"/>
      <w:r w:rsidRPr="00B1247B">
        <w:rPr>
          <w:rFonts w:ascii="Consolas" w:eastAsia="Times New Roman" w:hAnsi="Consolas" w:cs="Times New Roman"/>
          <w:color w:val="CCCCCC"/>
          <w:sz w:val="21"/>
          <w:szCs w:val="21"/>
          <w:lang w:val="en-GB" w:eastAsia="en-GB"/>
        </w:rPr>
        <w:t>(</w:t>
      </w:r>
      <w:proofErr w:type="gramEnd"/>
      <w:r w:rsidRPr="00B1247B">
        <w:rPr>
          <w:rFonts w:ascii="Consolas" w:eastAsia="Times New Roman" w:hAnsi="Consolas" w:cs="Times New Roman"/>
          <w:color w:val="4EC9B0"/>
          <w:sz w:val="21"/>
          <w:szCs w:val="21"/>
          <w:lang w:val="en-GB" w:eastAsia="en-GB"/>
        </w:rPr>
        <w:t>uint8_t</w:t>
      </w:r>
      <w:r w:rsidRPr="00B1247B">
        <w:rPr>
          <w:rFonts w:ascii="Consolas" w:eastAsia="Times New Roman" w:hAnsi="Consolas" w:cs="Times New Roman"/>
          <w:color w:val="CCCCCC"/>
          <w:sz w:val="21"/>
          <w:szCs w:val="21"/>
          <w:lang w:val="en-GB" w:eastAsia="en-GB"/>
        </w:rPr>
        <w:t xml:space="preserve"> </w:t>
      </w:r>
      <w:proofErr w:type="spellStart"/>
      <w:r w:rsidRPr="00B1247B">
        <w:rPr>
          <w:rFonts w:ascii="Consolas" w:eastAsia="Times New Roman" w:hAnsi="Consolas" w:cs="Times New Roman"/>
          <w:color w:val="9CDCFE"/>
          <w:sz w:val="21"/>
          <w:szCs w:val="21"/>
          <w:lang w:val="en-GB" w:eastAsia="en-GB"/>
        </w:rPr>
        <w:t>idx</w:t>
      </w:r>
      <w:proofErr w:type="spellEnd"/>
      <w:r w:rsidRPr="00B1247B">
        <w:rPr>
          <w:rFonts w:ascii="Consolas" w:eastAsia="Times New Roman" w:hAnsi="Consolas" w:cs="Times New Roman"/>
          <w:color w:val="CCCCCC"/>
          <w:sz w:val="21"/>
          <w:szCs w:val="21"/>
          <w:lang w:val="en-GB" w:eastAsia="en-GB"/>
        </w:rPr>
        <w:t xml:space="preserve">, </w:t>
      </w:r>
      <w:r w:rsidRPr="00B1247B">
        <w:rPr>
          <w:rFonts w:ascii="Consolas" w:eastAsia="Times New Roman" w:hAnsi="Consolas" w:cs="Times New Roman"/>
          <w:color w:val="4EC9B0"/>
          <w:sz w:val="21"/>
          <w:szCs w:val="21"/>
          <w:lang w:val="en-GB" w:eastAsia="en-GB"/>
        </w:rPr>
        <w:t>uint32_t</w:t>
      </w:r>
      <w:r w:rsidRPr="00B1247B">
        <w:rPr>
          <w:rFonts w:ascii="Consolas" w:eastAsia="Times New Roman" w:hAnsi="Consolas" w:cs="Times New Roman"/>
          <w:color w:val="CCCCCC"/>
          <w:sz w:val="21"/>
          <w:szCs w:val="21"/>
          <w:lang w:val="en-GB" w:eastAsia="en-GB"/>
        </w:rPr>
        <w:t xml:space="preserve"> </w:t>
      </w:r>
      <w:r w:rsidRPr="00B1247B">
        <w:rPr>
          <w:rFonts w:ascii="Consolas" w:eastAsia="Times New Roman" w:hAnsi="Consolas" w:cs="Times New Roman"/>
          <w:color w:val="9CDCFE"/>
          <w:sz w:val="21"/>
          <w:szCs w:val="21"/>
          <w:lang w:val="en-GB" w:eastAsia="en-GB"/>
        </w:rPr>
        <w:t>frequency</w:t>
      </w:r>
      <w:r w:rsidRPr="00B1247B">
        <w:rPr>
          <w:rFonts w:ascii="Consolas" w:eastAsia="Times New Roman" w:hAnsi="Consolas" w:cs="Times New Roman"/>
          <w:color w:val="CCCCCC"/>
          <w:sz w:val="21"/>
          <w:szCs w:val="21"/>
          <w:lang w:val="en-GB" w:eastAsia="en-GB"/>
        </w:rPr>
        <w:t xml:space="preserve">, </w:t>
      </w:r>
      <w:r w:rsidRPr="00B1247B">
        <w:rPr>
          <w:rFonts w:ascii="Consolas" w:eastAsia="Times New Roman" w:hAnsi="Consolas" w:cs="Times New Roman"/>
          <w:color w:val="569CD6"/>
          <w:sz w:val="21"/>
          <w:szCs w:val="21"/>
          <w:lang w:val="en-GB" w:eastAsia="en-GB"/>
        </w:rPr>
        <w:t>float</w:t>
      </w:r>
      <w:r w:rsidRPr="00B1247B">
        <w:rPr>
          <w:rFonts w:ascii="Consolas" w:eastAsia="Times New Roman" w:hAnsi="Consolas" w:cs="Times New Roman"/>
          <w:color w:val="CCCCCC"/>
          <w:sz w:val="21"/>
          <w:szCs w:val="21"/>
          <w:lang w:val="en-GB" w:eastAsia="en-GB"/>
        </w:rPr>
        <w:t xml:space="preserve"> </w:t>
      </w:r>
      <w:proofErr w:type="spellStart"/>
      <w:r w:rsidRPr="00B1247B">
        <w:rPr>
          <w:rFonts w:ascii="Consolas" w:eastAsia="Times New Roman" w:hAnsi="Consolas" w:cs="Times New Roman"/>
          <w:color w:val="9CDCFE"/>
          <w:sz w:val="21"/>
          <w:szCs w:val="21"/>
          <w:lang w:val="en-GB" w:eastAsia="en-GB"/>
        </w:rPr>
        <w:t>dutycycle</w:t>
      </w:r>
      <w:proofErr w:type="spellEnd"/>
      <w:r w:rsidRPr="00B1247B">
        <w:rPr>
          <w:rFonts w:ascii="Consolas" w:eastAsia="Times New Roman" w:hAnsi="Consolas" w:cs="Times New Roman"/>
          <w:color w:val="CCCCCC"/>
          <w:sz w:val="21"/>
          <w:szCs w:val="21"/>
          <w:lang w:val="en-GB" w:eastAsia="en-GB"/>
        </w:rPr>
        <w:t>)</w:t>
      </w:r>
    </w:p>
    <w:p w14:paraId="365B6303" w14:textId="7BEB9369" w:rsidR="00B1247B" w:rsidRDefault="00B1247B" w:rsidP="006D0FC3">
      <w:pPr>
        <w:ind w:left="708"/>
        <w:rPr>
          <w:b/>
          <w:bCs/>
          <w:lang w:val="en-US"/>
        </w:rPr>
      </w:pPr>
      <w:r>
        <w:rPr>
          <w:b/>
          <w:bCs/>
          <w:lang w:val="en-US"/>
        </w:rPr>
        <w:t>The valid indices are:</w:t>
      </w:r>
    </w:p>
    <w:p w14:paraId="17832BBE" w14:textId="51CED07B" w:rsidR="00B1247B" w:rsidRDefault="00B1247B" w:rsidP="006D0FC3">
      <w:pPr>
        <w:ind w:left="708"/>
        <w:rPr>
          <w:b/>
          <w:bCs/>
          <w:rtl/>
          <w:lang w:val="en-US"/>
        </w:rPr>
      </w:pPr>
      <w:r w:rsidRPr="00B1247B">
        <w:rPr>
          <w:b/>
          <w:bCs/>
          <w:noProof/>
          <w:lang w:val="en-US"/>
        </w:rPr>
        <w:drawing>
          <wp:inline distT="0" distB="0" distL="0" distR="0" wp14:anchorId="5A2FDF23" wp14:editId="799034BA">
            <wp:extent cx="4109465" cy="111581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9465" cy="1115815"/>
                    </a:xfrm>
                    <a:prstGeom prst="rect">
                      <a:avLst/>
                    </a:prstGeom>
                  </pic:spPr>
                </pic:pic>
              </a:graphicData>
            </a:graphic>
          </wp:inline>
        </w:drawing>
      </w:r>
    </w:p>
    <w:p w14:paraId="0620D155" w14:textId="1D12D38A" w:rsidR="00CA6503" w:rsidRDefault="00CA6503" w:rsidP="006D0FC3">
      <w:pPr>
        <w:ind w:left="708"/>
        <w:rPr>
          <w:b/>
          <w:bCs/>
          <w:lang w:val="en-US"/>
        </w:rPr>
      </w:pPr>
      <w:r>
        <w:rPr>
          <w:b/>
          <w:bCs/>
          <w:lang w:val="en-US"/>
        </w:rPr>
        <w:t xml:space="preserve">To turn </w:t>
      </w:r>
      <w:proofErr w:type="gramStart"/>
      <w:r>
        <w:rPr>
          <w:b/>
          <w:bCs/>
          <w:lang w:val="en-US"/>
        </w:rPr>
        <w:t>the all</w:t>
      </w:r>
      <w:proofErr w:type="gramEnd"/>
      <w:r>
        <w:rPr>
          <w:b/>
          <w:bCs/>
          <w:lang w:val="en-US"/>
        </w:rPr>
        <w:t xml:space="preserve"> </w:t>
      </w:r>
      <w:proofErr w:type="spellStart"/>
      <w:r>
        <w:rPr>
          <w:b/>
          <w:bCs/>
          <w:lang w:val="en-US"/>
        </w:rPr>
        <w:t>pwms</w:t>
      </w:r>
      <w:proofErr w:type="spellEnd"/>
      <w:r>
        <w:rPr>
          <w:b/>
          <w:bCs/>
          <w:lang w:val="en-US"/>
        </w:rPr>
        <w:t xml:space="preserve"> off, call function </w:t>
      </w:r>
    </w:p>
    <w:p w14:paraId="592B9DD3" w14:textId="17E45DAD" w:rsidR="00CA6503" w:rsidRPr="00CA6503" w:rsidRDefault="00CA6503" w:rsidP="00CA6503">
      <w:pPr>
        <w:shd w:val="clear" w:color="auto" w:fill="1F1F1F"/>
        <w:spacing w:after="0" w:line="285" w:lineRule="atLeast"/>
        <w:rPr>
          <w:rFonts w:ascii="Consolas" w:eastAsia="Times New Roman" w:hAnsi="Consolas" w:cs="Times New Roman"/>
          <w:color w:val="CCCCCC"/>
          <w:sz w:val="21"/>
          <w:szCs w:val="21"/>
          <w:lang w:val="en-GB" w:eastAsia="en-GB"/>
        </w:rPr>
      </w:pPr>
      <w:proofErr w:type="spellStart"/>
      <w:proofErr w:type="gramStart"/>
      <w:r w:rsidRPr="00CA6503">
        <w:rPr>
          <w:rFonts w:ascii="Consolas" w:eastAsia="Times New Roman" w:hAnsi="Consolas" w:cs="Times New Roman"/>
          <w:color w:val="DCDCAA"/>
          <w:sz w:val="21"/>
          <w:szCs w:val="21"/>
          <w:lang w:val="en-GB" w:eastAsia="en-GB"/>
        </w:rPr>
        <w:t>turnOffAllPWMs</w:t>
      </w:r>
      <w:proofErr w:type="spellEnd"/>
      <w:r>
        <w:rPr>
          <w:rFonts w:ascii="Consolas" w:eastAsia="Times New Roman" w:hAnsi="Consolas" w:cs="Times New Roman"/>
          <w:color w:val="DCDCAA"/>
          <w:sz w:val="21"/>
          <w:szCs w:val="21"/>
          <w:lang w:val="en-GB" w:eastAsia="en-GB"/>
        </w:rPr>
        <w:t>(</w:t>
      </w:r>
      <w:proofErr w:type="gramEnd"/>
      <w:r>
        <w:rPr>
          <w:rFonts w:ascii="Consolas" w:eastAsia="Times New Roman" w:hAnsi="Consolas" w:cs="Times New Roman"/>
          <w:color w:val="DCDCAA"/>
          <w:sz w:val="21"/>
          <w:szCs w:val="21"/>
          <w:lang w:val="en-GB" w:eastAsia="en-GB"/>
        </w:rPr>
        <w:t>)</w:t>
      </w:r>
    </w:p>
    <w:p w14:paraId="764A2381" w14:textId="77777777" w:rsidR="00CA6503" w:rsidRPr="00CA6503" w:rsidRDefault="00CA6503" w:rsidP="006D0FC3">
      <w:pPr>
        <w:ind w:left="708"/>
        <w:rPr>
          <w:lang w:val="en-US"/>
        </w:rPr>
      </w:pPr>
    </w:p>
    <w:p w14:paraId="284FF5E7" w14:textId="77777777" w:rsidR="00AB4D72" w:rsidRDefault="00AB4D72" w:rsidP="00AB4D72">
      <w:pPr>
        <w:pStyle w:val="ListParagraph"/>
        <w:rPr>
          <w:b/>
          <w:bCs/>
          <w:lang w:val="en-US"/>
        </w:rPr>
      </w:pPr>
    </w:p>
    <w:p w14:paraId="005FF03A" w14:textId="06C50236" w:rsidR="00AB4D72" w:rsidRDefault="00AB4D72" w:rsidP="00AB4D72">
      <w:pPr>
        <w:pStyle w:val="ListParagraph"/>
        <w:numPr>
          <w:ilvl w:val="0"/>
          <w:numId w:val="1"/>
        </w:numPr>
        <w:rPr>
          <w:b/>
          <w:bCs/>
          <w:u w:val="single"/>
          <w:lang w:val="en-US"/>
        </w:rPr>
      </w:pPr>
      <w:proofErr w:type="gramStart"/>
      <w:r w:rsidRPr="00AB4D72">
        <w:rPr>
          <w:b/>
          <w:bCs/>
          <w:u w:val="single"/>
          <w:lang w:val="en-US"/>
        </w:rPr>
        <w:t>ADC  IP</w:t>
      </w:r>
      <w:proofErr w:type="gramEnd"/>
      <w:r>
        <w:rPr>
          <w:b/>
          <w:bCs/>
          <w:u w:val="single"/>
          <w:lang w:val="en-US"/>
        </w:rPr>
        <w:t xml:space="preserve"> 1</w:t>
      </w:r>
    </w:p>
    <w:p w14:paraId="35A5A52B" w14:textId="782D301C" w:rsidR="00AB4D72" w:rsidRDefault="00AB4D72" w:rsidP="00AB4D72">
      <w:pPr>
        <w:pStyle w:val="ListParagraph"/>
        <w:rPr>
          <w:lang w:val="en-US"/>
        </w:rPr>
      </w:pPr>
      <w:r w:rsidRPr="00AB4D72">
        <w:rPr>
          <w:lang w:val="en-US"/>
        </w:rPr>
        <w:t>Propose a simple code to mea</w:t>
      </w:r>
      <w:r>
        <w:rPr>
          <w:lang w:val="en-US"/>
        </w:rPr>
        <w:t xml:space="preserve">sure the Input voltage of the board </w:t>
      </w:r>
      <w:proofErr w:type="spellStart"/>
      <w:r>
        <w:rPr>
          <w:lang w:val="en-US"/>
        </w:rPr>
        <w:t>V_in_mcu</w:t>
      </w:r>
      <w:proofErr w:type="spellEnd"/>
      <w:r>
        <w:rPr>
          <w:lang w:val="en-US"/>
        </w:rPr>
        <w:t xml:space="preserve"> PA0 and to display </w:t>
      </w:r>
      <w:proofErr w:type="gramStart"/>
      <w:r>
        <w:rPr>
          <w:lang w:val="en-US"/>
        </w:rPr>
        <w:t>it .</w:t>
      </w:r>
      <w:proofErr w:type="gramEnd"/>
      <w:r>
        <w:rPr>
          <w:lang w:val="en-US"/>
        </w:rPr>
        <w:t xml:space="preserve"> </w:t>
      </w:r>
    </w:p>
    <w:p w14:paraId="63897055" w14:textId="3FAB225E" w:rsidR="00AB4D72" w:rsidRDefault="00AB4D72" w:rsidP="00AB4D72">
      <w:pPr>
        <w:pStyle w:val="ListParagraph"/>
        <w:rPr>
          <w:lang w:val="en-US"/>
        </w:rPr>
      </w:pPr>
      <w:r>
        <w:rPr>
          <w:lang w:val="en-US"/>
        </w:rPr>
        <w:t xml:space="preserve">The acquisition chain is composed </w:t>
      </w:r>
      <w:proofErr w:type="gramStart"/>
      <w:r>
        <w:rPr>
          <w:lang w:val="en-US"/>
        </w:rPr>
        <w:t>of  :</w:t>
      </w:r>
      <w:proofErr w:type="gramEnd"/>
      <w:r>
        <w:rPr>
          <w:lang w:val="en-US"/>
        </w:rPr>
        <w:t xml:space="preserve"> </w:t>
      </w:r>
    </w:p>
    <w:p w14:paraId="251E7568" w14:textId="426ED507" w:rsidR="00AB4D72" w:rsidRDefault="00AB4D72" w:rsidP="00AB4D72">
      <w:pPr>
        <w:pStyle w:val="ListParagraph"/>
        <w:rPr>
          <w:lang w:val="en-US"/>
        </w:rPr>
      </w:pPr>
      <w:r>
        <w:rPr>
          <w:lang w:val="en-US"/>
        </w:rPr>
        <w:t xml:space="preserve">Resistor divider with </w:t>
      </w:r>
      <w:proofErr w:type="gramStart"/>
      <w:r>
        <w:rPr>
          <w:lang w:val="en-US"/>
        </w:rPr>
        <w:t>gain :</w:t>
      </w:r>
      <w:proofErr w:type="gramEnd"/>
      <w:r>
        <w:rPr>
          <w:lang w:val="en-US"/>
        </w:rPr>
        <w:t xml:space="preserve"> R203/R203+R202</w:t>
      </w:r>
    </w:p>
    <w:p w14:paraId="3AB0758D" w14:textId="2A39908B" w:rsidR="00AB4D72" w:rsidRDefault="00AB4D72" w:rsidP="00AB4D72">
      <w:pPr>
        <w:pStyle w:val="ListParagraph"/>
        <w:rPr>
          <w:lang w:val="en-US"/>
        </w:rPr>
      </w:pPr>
      <w:r w:rsidRPr="00AB4D72">
        <w:rPr>
          <w:lang w:val="en-US"/>
        </w:rPr>
        <w:t xml:space="preserve">Op amp circuit of </w:t>
      </w:r>
      <w:proofErr w:type="gramStart"/>
      <w:r w:rsidRPr="00AB4D72">
        <w:rPr>
          <w:lang w:val="en-US"/>
        </w:rPr>
        <w:t>gain :</w:t>
      </w:r>
      <w:proofErr w:type="gramEnd"/>
      <w:r w:rsidRPr="00AB4D72">
        <w:rPr>
          <w:lang w:val="en-US"/>
        </w:rPr>
        <w:t xml:space="preserve">  </w:t>
      </w:r>
      <w:proofErr w:type="spellStart"/>
      <w:r w:rsidRPr="00AB4D72">
        <w:rPr>
          <w:lang w:val="en-US"/>
        </w:rPr>
        <w:t>Vref</w:t>
      </w:r>
      <w:proofErr w:type="spellEnd"/>
      <w:r w:rsidRPr="00AB4D72">
        <w:rPr>
          <w:lang w:val="en-US"/>
        </w:rPr>
        <w:t xml:space="preserve"> + (12k /27k) * ( V </w:t>
      </w:r>
      <w:r>
        <w:rPr>
          <w:lang w:val="en-US"/>
        </w:rPr>
        <w:t xml:space="preserve">in </w:t>
      </w:r>
      <w:r w:rsidRPr="00AB4D72">
        <w:rPr>
          <w:lang w:val="en-US"/>
        </w:rPr>
        <w:t xml:space="preserve">output of  </w:t>
      </w:r>
      <w:proofErr w:type="spellStart"/>
      <w:r w:rsidRPr="00AB4D72">
        <w:rPr>
          <w:lang w:val="en-US"/>
        </w:rPr>
        <w:t>resitor</w:t>
      </w:r>
      <w:proofErr w:type="spellEnd"/>
      <w:r w:rsidRPr="00AB4D72">
        <w:rPr>
          <w:lang w:val="en-US"/>
        </w:rPr>
        <w:t xml:space="preserve"> divider</w:t>
      </w:r>
      <w:r>
        <w:rPr>
          <w:lang w:val="en-US"/>
        </w:rPr>
        <w:t>)</w:t>
      </w:r>
      <w:r w:rsidRPr="00AB4D72">
        <w:rPr>
          <w:lang w:val="en-US"/>
        </w:rPr>
        <w:t xml:space="preserve"> </w:t>
      </w:r>
    </w:p>
    <w:p w14:paraId="666FCDD3" w14:textId="7EC62E5C" w:rsidR="00AB4D72" w:rsidRDefault="00AB4D72" w:rsidP="00AB4D72">
      <w:pPr>
        <w:pStyle w:val="ListParagraph"/>
        <w:rPr>
          <w:lang w:val="en-US"/>
        </w:rPr>
      </w:pPr>
      <w:r w:rsidRPr="00AB4D72">
        <w:rPr>
          <w:highlight w:val="yellow"/>
          <w:lang w:val="en-US"/>
        </w:rPr>
        <w:t xml:space="preserve">Make sure that you set </w:t>
      </w:r>
      <w:proofErr w:type="spellStart"/>
      <w:r w:rsidRPr="00AB4D72">
        <w:rPr>
          <w:highlight w:val="yellow"/>
          <w:lang w:val="en-US"/>
        </w:rPr>
        <w:t>Vref</w:t>
      </w:r>
      <w:proofErr w:type="spellEnd"/>
      <w:r w:rsidRPr="00AB4D72">
        <w:rPr>
          <w:highlight w:val="yellow"/>
          <w:lang w:val="en-US"/>
        </w:rPr>
        <w:t xml:space="preserve"> of the </w:t>
      </w:r>
      <w:proofErr w:type="spellStart"/>
      <w:r w:rsidRPr="00AB4D72">
        <w:rPr>
          <w:highlight w:val="yellow"/>
          <w:lang w:val="en-US"/>
        </w:rPr>
        <w:t>mcu</w:t>
      </w:r>
      <w:proofErr w:type="spellEnd"/>
      <w:r w:rsidRPr="00AB4D72">
        <w:rPr>
          <w:highlight w:val="yellow"/>
          <w:lang w:val="en-US"/>
        </w:rPr>
        <w:t xml:space="preserve"> at </w:t>
      </w:r>
      <w:proofErr w:type="gramStart"/>
      <w:r w:rsidRPr="00AB4D72">
        <w:rPr>
          <w:highlight w:val="yellow"/>
          <w:lang w:val="en-US"/>
        </w:rPr>
        <w:t>2.048</w:t>
      </w:r>
      <w:proofErr w:type="gramEnd"/>
    </w:p>
    <w:p w14:paraId="13ED7D3B" w14:textId="528AF188" w:rsidR="001674F5" w:rsidRPr="00AB4D72" w:rsidRDefault="001674F5" w:rsidP="00AB4D72">
      <w:pPr>
        <w:pStyle w:val="ListParagraph"/>
        <w:rPr>
          <w:lang w:val="en-US"/>
        </w:rPr>
      </w:pPr>
      <w:ins w:id="0" w:author="Sayed naser moravej" w:date="2024-03-24T07:30:00Z">
        <w:r>
          <w:rPr>
            <w:lang w:val="en-US"/>
          </w:rPr>
          <w:t xml:space="preserve">According to my measurement, </w:t>
        </w:r>
        <w:proofErr w:type="spellStart"/>
        <w:r>
          <w:rPr>
            <w:lang w:val="en-US"/>
          </w:rPr>
          <w:t>Vref</w:t>
        </w:r>
        <w:proofErr w:type="spellEnd"/>
        <w:r>
          <w:rPr>
            <w:lang w:val="en-US"/>
          </w:rPr>
          <w:t xml:space="preserve"> changes between 1.99</w:t>
        </w:r>
      </w:ins>
      <w:ins w:id="1" w:author="Sayed naser moravej" w:date="2024-03-24T07:31:00Z">
        <w:r>
          <w:rPr>
            <w:lang w:val="en-US"/>
          </w:rPr>
          <w:t xml:space="preserve">V and 2.00V. ST says </w:t>
        </w:r>
        <w:proofErr w:type="spellStart"/>
        <w:r>
          <w:rPr>
            <w:lang w:val="en-US"/>
          </w:rPr>
          <w:t>Vref</w:t>
        </w:r>
        <w:proofErr w:type="spellEnd"/>
        <w:r>
          <w:rPr>
            <w:lang w:val="en-US"/>
          </w:rPr>
          <w:t xml:space="preserve"> is a</w:t>
        </w:r>
      </w:ins>
      <w:ins w:id="2" w:author="Sayed naser moravej" w:date="2024-03-24T07:33:00Z">
        <w:r>
          <w:rPr>
            <w:lang w:val="en-US"/>
          </w:rPr>
          <w:t>round</w:t>
        </w:r>
      </w:ins>
      <w:ins w:id="3" w:author="Sayed naser moravej" w:date="2024-03-24T07:31:00Z">
        <w:r>
          <w:rPr>
            <w:lang w:val="en-US"/>
          </w:rPr>
          <w:t xml:space="preserve"> 2.04</w:t>
        </w:r>
      </w:ins>
      <w:ins w:id="4" w:author="Sayed naser moravej" w:date="2024-03-24T07:32:00Z">
        <w:r>
          <w:rPr>
            <w:lang w:val="en-US"/>
          </w:rPr>
          <w:t>8V not exactly 2.048.</w:t>
        </w:r>
      </w:ins>
      <w:ins w:id="5" w:author="Sayed naser moravej" w:date="2024-03-24T07:30:00Z">
        <w:r>
          <w:rPr>
            <w:lang w:val="en-US"/>
          </w:rPr>
          <w:t xml:space="preserve"> </w:t>
        </w:r>
      </w:ins>
    </w:p>
    <w:p w14:paraId="28DB2D5E" w14:textId="77777777" w:rsidR="00082E00" w:rsidRDefault="00082E00" w:rsidP="00082E00">
      <w:pPr>
        <w:pStyle w:val="ListParagraph"/>
        <w:rPr>
          <w:b/>
          <w:bCs/>
          <w:lang w:val="en-US"/>
        </w:rPr>
      </w:pPr>
      <w:r w:rsidRPr="00AB4D72">
        <w:rPr>
          <w:b/>
          <w:bCs/>
          <w:lang w:val="en-US"/>
        </w:rPr>
        <w:t xml:space="preserve">Write a simple descriptive note of the code </w:t>
      </w:r>
      <w:proofErr w:type="gramStart"/>
      <w:r w:rsidRPr="00AB4D72">
        <w:rPr>
          <w:b/>
          <w:bCs/>
          <w:lang w:val="en-US"/>
        </w:rPr>
        <w:t>architecture ,</w:t>
      </w:r>
      <w:proofErr w:type="gramEnd"/>
      <w:r w:rsidRPr="00AB4D72">
        <w:rPr>
          <w:b/>
          <w:bCs/>
          <w:lang w:val="en-US"/>
        </w:rPr>
        <w:t xml:space="preserve"> the code description and how to use it . </w:t>
      </w:r>
    </w:p>
    <w:p w14:paraId="5C833676" w14:textId="77777777" w:rsidR="00AB4D72" w:rsidRDefault="00AB4D72" w:rsidP="005F7D90">
      <w:pPr>
        <w:pStyle w:val="ListParagraph"/>
        <w:rPr>
          <w:b/>
          <w:bCs/>
          <w:lang w:val="en-US"/>
        </w:rPr>
      </w:pPr>
    </w:p>
    <w:p w14:paraId="2ABCE2DE" w14:textId="51FEEAA0" w:rsidR="00AB4D72" w:rsidRDefault="00AB4D72" w:rsidP="00AB4D72">
      <w:pPr>
        <w:pStyle w:val="ListParagraph"/>
        <w:numPr>
          <w:ilvl w:val="0"/>
          <w:numId w:val="1"/>
        </w:numPr>
        <w:rPr>
          <w:b/>
          <w:bCs/>
          <w:u w:val="single"/>
          <w:lang w:val="en-US"/>
        </w:rPr>
      </w:pPr>
      <w:proofErr w:type="gramStart"/>
      <w:r w:rsidRPr="00AB4D72">
        <w:rPr>
          <w:b/>
          <w:bCs/>
          <w:u w:val="single"/>
          <w:lang w:val="en-US"/>
        </w:rPr>
        <w:t>ADC  IP</w:t>
      </w:r>
      <w:proofErr w:type="gramEnd"/>
      <w:r>
        <w:rPr>
          <w:b/>
          <w:bCs/>
          <w:u w:val="single"/>
          <w:lang w:val="en-US"/>
        </w:rPr>
        <w:t xml:space="preserve"> 2</w:t>
      </w:r>
    </w:p>
    <w:p w14:paraId="1BCBB3E0" w14:textId="58AD859F" w:rsidR="00AB4D72" w:rsidRDefault="00AB4D72" w:rsidP="00AB4D72">
      <w:pPr>
        <w:pStyle w:val="ListParagraph"/>
        <w:rPr>
          <w:lang w:val="en-US"/>
        </w:rPr>
      </w:pPr>
      <w:r>
        <w:rPr>
          <w:lang w:val="en-US"/>
        </w:rPr>
        <w:t xml:space="preserve">Propose a code that combine </w:t>
      </w:r>
      <w:proofErr w:type="gramStart"/>
      <w:r>
        <w:rPr>
          <w:lang w:val="en-US"/>
        </w:rPr>
        <w:t>the  code</w:t>
      </w:r>
      <w:proofErr w:type="gramEnd"/>
      <w:r>
        <w:rPr>
          <w:lang w:val="en-US"/>
        </w:rPr>
        <w:t xml:space="preserve"> </w:t>
      </w:r>
      <w:r w:rsidR="00054B5C">
        <w:rPr>
          <w:lang w:val="en-US"/>
        </w:rPr>
        <w:t>3 with the code 4 .</w:t>
      </w:r>
    </w:p>
    <w:p w14:paraId="6236AD39" w14:textId="2B3EF53B" w:rsidR="00054B5C" w:rsidRDefault="00054B5C" w:rsidP="00AB4D72">
      <w:pPr>
        <w:pStyle w:val="ListParagraph"/>
        <w:rPr>
          <w:lang w:val="en-US"/>
        </w:rPr>
      </w:pPr>
      <w:proofErr w:type="gramStart"/>
      <w:r>
        <w:rPr>
          <w:lang w:val="en-US"/>
        </w:rPr>
        <w:t>The  goal</w:t>
      </w:r>
      <w:proofErr w:type="gramEnd"/>
      <w:r>
        <w:rPr>
          <w:lang w:val="en-US"/>
        </w:rPr>
        <w:t xml:space="preserve"> here is to sample and display the following values :  </w:t>
      </w:r>
    </w:p>
    <w:p w14:paraId="626EB18B" w14:textId="3BF7C29E" w:rsidR="00054B5C" w:rsidRDefault="00054B5C" w:rsidP="00AB4D72">
      <w:pPr>
        <w:pStyle w:val="ListParagraph"/>
        <w:rPr>
          <w:lang w:val="en-US"/>
        </w:rPr>
      </w:pPr>
      <w:proofErr w:type="spellStart"/>
      <w:r>
        <w:rPr>
          <w:lang w:val="en-US"/>
        </w:rPr>
        <w:t>V_in_</w:t>
      </w:r>
      <w:proofErr w:type="gramStart"/>
      <w:r>
        <w:rPr>
          <w:lang w:val="en-US"/>
        </w:rPr>
        <w:t>mcu</w:t>
      </w:r>
      <w:proofErr w:type="spellEnd"/>
      <w:r>
        <w:rPr>
          <w:lang w:val="en-US"/>
        </w:rPr>
        <w:t xml:space="preserve">  (</w:t>
      </w:r>
      <w:proofErr w:type="gramEnd"/>
      <w:r>
        <w:rPr>
          <w:lang w:val="en-US"/>
        </w:rPr>
        <w:t>PA0)</w:t>
      </w:r>
    </w:p>
    <w:p w14:paraId="1F6E869F" w14:textId="0C0C292C" w:rsidR="00054B5C" w:rsidRDefault="00054B5C" w:rsidP="00AB4D72">
      <w:pPr>
        <w:pStyle w:val="ListParagraph"/>
        <w:rPr>
          <w:lang w:val="en-US"/>
        </w:rPr>
      </w:pPr>
      <w:proofErr w:type="spellStart"/>
      <w:r>
        <w:rPr>
          <w:lang w:val="en-US"/>
        </w:rPr>
        <w:t>V_out_mcu</w:t>
      </w:r>
      <w:proofErr w:type="spellEnd"/>
      <w:r>
        <w:rPr>
          <w:lang w:val="en-US"/>
        </w:rPr>
        <w:t xml:space="preserve"> (PA1)</w:t>
      </w:r>
    </w:p>
    <w:p w14:paraId="109100F7" w14:textId="499434F5" w:rsidR="00054B5C" w:rsidRDefault="00054B5C" w:rsidP="00AB4D72">
      <w:pPr>
        <w:pStyle w:val="ListParagraph"/>
        <w:rPr>
          <w:lang w:val="en-US"/>
        </w:rPr>
      </w:pPr>
      <w:proofErr w:type="spellStart"/>
      <w:r>
        <w:rPr>
          <w:lang w:val="en-US"/>
        </w:rPr>
        <w:t>I_in_mcu</w:t>
      </w:r>
      <w:proofErr w:type="spellEnd"/>
      <w:r>
        <w:rPr>
          <w:lang w:val="en-US"/>
        </w:rPr>
        <w:t xml:space="preserve"> (PC2)</w:t>
      </w:r>
    </w:p>
    <w:p w14:paraId="21AA4491" w14:textId="55C068C7" w:rsidR="00054B5C" w:rsidRDefault="00054B5C" w:rsidP="00AB4D72">
      <w:pPr>
        <w:pStyle w:val="ListParagraph"/>
        <w:rPr>
          <w:lang w:val="en-US"/>
        </w:rPr>
      </w:pPr>
      <w:proofErr w:type="spellStart"/>
      <w:r>
        <w:rPr>
          <w:lang w:val="en-US"/>
        </w:rPr>
        <w:t>I_out_mcu</w:t>
      </w:r>
      <w:proofErr w:type="spellEnd"/>
      <w:r>
        <w:rPr>
          <w:lang w:val="en-US"/>
        </w:rPr>
        <w:t xml:space="preserve"> (PC3)</w:t>
      </w:r>
    </w:p>
    <w:p w14:paraId="39D26025" w14:textId="50D6AD09" w:rsidR="00054B5C" w:rsidRPr="00AB4D72" w:rsidRDefault="00054B5C" w:rsidP="00AB4D72">
      <w:pPr>
        <w:pStyle w:val="ListParagraph"/>
        <w:rPr>
          <w:lang w:val="en-US"/>
        </w:rPr>
      </w:pPr>
      <w:r>
        <w:rPr>
          <w:lang w:val="en-US"/>
        </w:rPr>
        <w:t>Temp (PB15)</w:t>
      </w:r>
    </w:p>
    <w:p w14:paraId="2B58345E" w14:textId="6CBB7193" w:rsidR="00AB4D72" w:rsidRDefault="00AB4D72" w:rsidP="00AB4D72">
      <w:pPr>
        <w:pStyle w:val="ListParagraph"/>
        <w:rPr>
          <w:lang w:val="en-US"/>
        </w:rPr>
      </w:pPr>
      <w:r w:rsidRPr="00AB4D72">
        <w:rPr>
          <w:lang w:val="en-US"/>
        </w:rPr>
        <w:t xml:space="preserve">Propose a simple code to </w:t>
      </w:r>
      <w:r w:rsidR="00054B5C">
        <w:rPr>
          <w:lang w:val="en-US"/>
        </w:rPr>
        <w:t xml:space="preserve">sample theses </w:t>
      </w:r>
      <w:proofErr w:type="gramStart"/>
      <w:r w:rsidR="00054B5C">
        <w:rPr>
          <w:lang w:val="en-US"/>
        </w:rPr>
        <w:t>values  and</w:t>
      </w:r>
      <w:proofErr w:type="gramEnd"/>
      <w:r w:rsidR="00054B5C">
        <w:rPr>
          <w:lang w:val="en-US"/>
        </w:rPr>
        <w:t xml:space="preserve"> display them with update every 3s while generating the  PWM as described in 3.</w:t>
      </w:r>
    </w:p>
    <w:p w14:paraId="36C03B40" w14:textId="77777777" w:rsidR="00054B5C" w:rsidRDefault="00054B5C" w:rsidP="00AB4D72">
      <w:pPr>
        <w:pStyle w:val="ListParagraph"/>
        <w:rPr>
          <w:lang w:val="en-US"/>
        </w:rPr>
      </w:pPr>
    </w:p>
    <w:p w14:paraId="34C560AA" w14:textId="77777777" w:rsidR="00054B5C" w:rsidRDefault="00054B5C" w:rsidP="00AB4D72">
      <w:pPr>
        <w:pStyle w:val="ListParagraph"/>
        <w:rPr>
          <w:lang w:val="en-US"/>
        </w:rPr>
      </w:pPr>
    </w:p>
    <w:p w14:paraId="71DDCC31" w14:textId="044945C2" w:rsidR="00AB4D72" w:rsidRDefault="00AB4D72" w:rsidP="00AB4D72">
      <w:pPr>
        <w:pStyle w:val="ListParagraph"/>
        <w:rPr>
          <w:lang w:val="en-US"/>
        </w:rPr>
      </w:pPr>
      <w:r>
        <w:rPr>
          <w:lang w:val="en-US"/>
        </w:rPr>
        <w:t xml:space="preserve">The acquisition chain </w:t>
      </w:r>
      <w:r w:rsidR="00054B5C">
        <w:rPr>
          <w:lang w:val="en-US"/>
        </w:rPr>
        <w:t>of voltage measurement is</w:t>
      </w:r>
      <w:r>
        <w:rPr>
          <w:lang w:val="en-US"/>
        </w:rPr>
        <w:t xml:space="preserve"> composed </w:t>
      </w:r>
      <w:proofErr w:type="gramStart"/>
      <w:r>
        <w:rPr>
          <w:lang w:val="en-US"/>
        </w:rPr>
        <w:t>of  :</w:t>
      </w:r>
      <w:proofErr w:type="gramEnd"/>
      <w:r>
        <w:rPr>
          <w:lang w:val="en-US"/>
        </w:rPr>
        <w:t xml:space="preserve"> </w:t>
      </w:r>
    </w:p>
    <w:p w14:paraId="64EF7008" w14:textId="77777777" w:rsidR="00AB4D72" w:rsidRDefault="00AB4D72" w:rsidP="00AB4D72">
      <w:pPr>
        <w:pStyle w:val="ListParagraph"/>
        <w:rPr>
          <w:lang w:val="en-US"/>
        </w:rPr>
      </w:pPr>
      <w:r>
        <w:rPr>
          <w:lang w:val="en-US"/>
        </w:rPr>
        <w:t xml:space="preserve">Resistor divider with </w:t>
      </w:r>
      <w:proofErr w:type="gramStart"/>
      <w:r>
        <w:rPr>
          <w:lang w:val="en-US"/>
        </w:rPr>
        <w:t>gain :</w:t>
      </w:r>
      <w:proofErr w:type="gramEnd"/>
      <w:r>
        <w:rPr>
          <w:lang w:val="en-US"/>
        </w:rPr>
        <w:t xml:space="preserve"> R203/R203+R202</w:t>
      </w:r>
    </w:p>
    <w:p w14:paraId="50A9C30A" w14:textId="77777777" w:rsidR="00AB4D72" w:rsidRDefault="00AB4D72" w:rsidP="00AB4D72">
      <w:pPr>
        <w:pStyle w:val="ListParagraph"/>
        <w:rPr>
          <w:lang w:val="en-US"/>
        </w:rPr>
      </w:pPr>
      <w:r w:rsidRPr="00AB4D72">
        <w:rPr>
          <w:lang w:val="en-US"/>
        </w:rPr>
        <w:t xml:space="preserve">Op amp circuit of </w:t>
      </w:r>
      <w:proofErr w:type="gramStart"/>
      <w:r w:rsidRPr="00AB4D72">
        <w:rPr>
          <w:lang w:val="en-US"/>
        </w:rPr>
        <w:t>gain :</w:t>
      </w:r>
      <w:proofErr w:type="gramEnd"/>
      <w:r w:rsidRPr="00AB4D72">
        <w:rPr>
          <w:lang w:val="en-US"/>
        </w:rPr>
        <w:t xml:space="preserve">  </w:t>
      </w:r>
      <w:proofErr w:type="spellStart"/>
      <w:r w:rsidRPr="00AB4D72">
        <w:rPr>
          <w:lang w:val="en-US"/>
        </w:rPr>
        <w:t>Vref</w:t>
      </w:r>
      <w:proofErr w:type="spellEnd"/>
      <w:r w:rsidRPr="00AB4D72">
        <w:rPr>
          <w:lang w:val="en-US"/>
        </w:rPr>
        <w:t xml:space="preserve"> + (12k /27k) * ( V </w:t>
      </w:r>
      <w:r>
        <w:rPr>
          <w:lang w:val="en-US"/>
        </w:rPr>
        <w:t xml:space="preserve">in </w:t>
      </w:r>
      <w:r w:rsidRPr="00AB4D72">
        <w:rPr>
          <w:lang w:val="en-US"/>
        </w:rPr>
        <w:t xml:space="preserve">output of  </w:t>
      </w:r>
      <w:proofErr w:type="spellStart"/>
      <w:r w:rsidRPr="00AB4D72">
        <w:rPr>
          <w:lang w:val="en-US"/>
        </w:rPr>
        <w:t>resitor</w:t>
      </w:r>
      <w:proofErr w:type="spellEnd"/>
      <w:r w:rsidRPr="00AB4D72">
        <w:rPr>
          <w:lang w:val="en-US"/>
        </w:rPr>
        <w:t xml:space="preserve"> divider</w:t>
      </w:r>
      <w:r>
        <w:rPr>
          <w:lang w:val="en-US"/>
        </w:rPr>
        <w:t>)</w:t>
      </w:r>
      <w:r w:rsidRPr="00AB4D72">
        <w:rPr>
          <w:lang w:val="en-US"/>
        </w:rPr>
        <w:t xml:space="preserve"> </w:t>
      </w:r>
    </w:p>
    <w:p w14:paraId="1BAC3233" w14:textId="77777777" w:rsidR="00AB4D72" w:rsidRDefault="00AB4D72" w:rsidP="00AB4D72">
      <w:pPr>
        <w:pStyle w:val="ListParagraph"/>
        <w:rPr>
          <w:lang w:val="en-US"/>
        </w:rPr>
      </w:pPr>
      <w:r w:rsidRPr="00AB4D72">
        <w:rPr>
          <w:highlight w:val="yellow"/>
          <w:lang w:val="en-US"/>
        </w:rPr>
        <w:t xml:space="preserve">Make sure that you set </w:t>
      </w:r>
      <w:proofErr w:type="spellStart"/>
      <w:r w:rsidRPr="00AB4D72">
        <w:rPr>
          <w:highlight w:val="yellow"/>
          <w:lang w:val="en-US"/>
        </w:rPr>
        <w:t>Vref</w:t>
      </w:r>
      <w:proofErr w:type="spellEnd"/>
      <w:r w:rsidRPr="00AB4D72">
        <w:rPr>
          <w:highlight w:val="yellow"/>
          <w:lang w:val="en-US"/>
        </w:rPr>
        <w:t xml:space="preserve"> of the </w:t>
      </w:r>
      <w:proofErr w:type="spellStart"/>
      <w:r w:rsidRPr="00AB4D72">
        <w:rPr>
          <w:highlight w:val="yellow"/>
          <w:lang w:val="en-US"/>
        </w:rPr>
        <w:t>mcu</w:t>
      </w:r>
      <w:proofErr w:type="spellEnd"/>
      <w:r w:rsidRPr="00AB4D72">
        <w:rPr>
          <w:highlight w:val="yellow"/>
          <w:lang w:val="en-US"/>
        </w:rPr>
        <w:t xml:space="preserve"> at </w:t>
      </w:r>
      <w:proofErr w:type="gramStart"/>
      <w:r w:rsidRPr="00AB4D72">
        <w:rPr>
          <w:highlight w:val="yellow"/>
          <w:lang w:val="en-US"/>
        </w:rPr>
        <w:t>2.048</w:t>
      </w:r>
      <w:proofErr w:type="gramEnd"/>
    </w:p>
    <w:p w14:paraId="380E80A8" w14:textId="77777777" w:rsidR="00AB4D72" w:rsidRPr="00054B5C" w:rsidRDefault="00AB4D72" w:rsidP="00054B5C">
      <w:pPr>
        <w:rPr>
          <w:b/>
          <w:bCs/>
          <w:lang w:val="en-US"/>
        </w:rPr>
      </w:pPr>
    </w:p>
    <w:p w14:paraId="40725E8E" w14:textId="5A81C48B" w:rsidR="00054B5C" w:rsidRDefault="00054B5C" w:rsidP="00054B5C">
      <w:pPr>
        <w:pStyle w:val="ListParagraph"/>
        <w:rPr>
          <w:lang w:val="en-US"/>
        </w:rPr>
      </w:pPr>
      <w:r>
        <w:rPr>
          <w:lang w:val="en-US"/>
        </w:rPr>
        <w:t xml:space="preserve">The acquisition chain of current measurement is composed </w:t>
      </w:r>
      <w:proofErr w:type="gramStart"/>
      <w:r>
        <w:rPr>
          <w:lang w:val="en-US"/>
        </w:rPr>
        <w:t>of  :</w:t>
      </w:r>
      <w:proofErr w:type="gramEnd"/>
      <w:r>
        <w:rPr>
          <w:lang w:val="en-US"/>
        </w:rPr>
        <w:t xml:space="preserve"> </w:t>
      </w:r>
    </w:p>
    <w:p w14:paraId="7EA242ED" w14:textId="6D9325E4" w:rsidR="00054B5C" w:rsidRDefault="00054B5C" w:rsidP="00054B5C">
      <w:pPr>
        <w:pStyle w:val="ListParagraph"/>
        <w:rPr>
          <w:lang w:val="en-US"/>
        </w:rPr>
      </w:pPr>
      <w:r>
        <w:rPr>
          <w:lang w:val="en-US"/>
        </w:rPr>
        <w:t xml:space="preserve">Current </w:t>
      </w:r>
      <w:proofErr w:type="gramStart"/>
      <w:r>
        <w:rPr>
          <w:lang w:val="en-US"/>
        </w:rPr>
        <w:t>transformer :</w:t>
      </w:r>
      <w:proofErr w:type="gramEnd"/>
      <w:r>
        <w:rPr>
          <w:lang w:val="en-US"/>
        </w:rPr>
        <w:t xml:space="preserve"> Gain = 1/200 </w:t>
      </w:r>
    </w:p>
    <w:p w14:paraId="31EE7A08" w14:textId="1CA9890C" w:rsidR="00054B5C" w:rsidRDefault="00054B5C" w:rsidP="00054B5C">
      <w:pPr>
        <w:pStyle w:val="ListParagraph"/>
        <w:rPr>
          <w:lang w:val="en-US"/>
        </w:rPr>
      </w:pPr>
      <w:r w:rsidRPr="00AB4D72">
        <w:rPr>
          <w:lang w:val="en-US"/>
        </w:rPr>
        <w:t xml:space="preserve">Op amp circuit of </w:t>
      </w:r>
      <w:proofErr w:type="gramStart"/>
      <w:r w:rsidRPr="00AB4D72">
        <w:rPr>
          <w:lang w:val="en-US"/>
        </w:rPr>
        <w:t>gain :</w:t>
      </w:r>
      <w:proofErr w:type="gramEnd"/>
      <w:r w:rsidRPr="00AB4D72">
        <w:rPr>
          <w:lang w:val="en-US"/>
        </w:rPr>
        <w:t xml:space="preserve">  </w:t>
      </w:r>
      <w:proofErr w:type="spellStart"/>
      <w:r w:rsidRPr="00AB4D72">
        <w:rPr>
          <w:lang w:val="en-US"/>
        </w:rPr>
        <w:t>Vref</w:t>
      </w:r>
      <w:proofErr w:type="spellEnd"/>
      <w:r w:rsidRPr="00AB4D72">
        <w:rPr>
          <w:lang w:val="en-US"/>
        </w:rPr>
        <w:t xml:space="preserve"> + (12k /27k) * ( V </w:t>
      </w:r>
      <w:r>
        <w:rPr>
          <w:lang w:val="en-US"/>
        </w:rPr>
        <w:t xml:space="preserve">in </w:t>
      </w:r>
      <w:r w:rsidRPr="00AB4D72">
        <w:rPr>
          <w:lang w:val="en-US"/>
        </w:rPr>
        <w:t xml:space="preserve">output of </w:t>
      </w:r>
      <w:r>
        <w:rPr>
          <w:lang w:val="en-US"/>
        </w:rPr>
        <w:t>current transformer)</w:t>
      </w:r>
      <w:r w:rsidRPr="00AB4D72">
        <w:rPr>
          <w:lang w:val="en-US"/>
        </w:rPr>
        <w:t xml:space="preserve"> </w:t>
      </w:r>
    </w:p>
    <w:p w14:paraId="24CC492B" w14:textId="77777777" w:rsidR="00054B5C" w:rsidRDefault="00054B5C" w:rsidP="00054B5C">
      <w:pPr>
        <w:pStyle w:val="ListParagraph"/>
        <w:rPr>
          <w:lang w:val="en-US"/>
        </w:rPr>
      </w:pPr>
      <w:r w:rsidRPr="00AB4D72">
        <w:rPr>
          <w:highlight w:val="yellow"/>
          <w:lang w:val="en-US"/>
        </w:rPr>
        <w:t xml:space="preserve">Make sure that you set </w:t>
      </w:r>
      <w:proofErr w:type="spellStart"/>
      <w:r w:rsidRPr="00AB4D72">
        <w:rPr>
          <w:highlight w:val="yellow"/>
          <w:lang w:val="en-US"/>
        </w:rPr>
        <w:t>Vref</w:t>
      </w:r>
      <w:proofErr w:type="spellEnd"/>
      <w:r w:rsidRPr="00AB4D72">
        <w:rPr>
          <w:highlight w:val="yellow"/>
          <w:lang w:val="en-US"/>
        </w:rPr>
        <w:t xml:space="preserve"> of the </w:t>
      </w:r>
      <w:proofErr w:type="spellStart"/>
      <w:r w:rsidRPr="00AB4D72">
        <w:rPr>
          <w:highlight w:val="yellow"/>
          <w:lang w:val="en-US"/>
        </w:rPr>
        <w:t>mcu</w:t>
      </w:r>
      <w:proofErr w:type="spellEnd"/>
      <w:r w:rsidRPr="00AB4D72">
        <w:rPr>
          <w:highlight w:val="yellow"/>
          <w:lang w:val="en-US"/>
        </w:rPr>
        <w:t xml:space="preserve"> at </w:t>
      </w:r>
      <w:proofErr w:type="gramStart"/>
      <w:r w:rsidRPr="00AB4D72">
        <w:rPr>
          <w:highlight w:val="yellow"/>
          <w:lang w:val="en-US"/>
        </w:rPr>
        <w:t>2.048</w:t>
      </w:r>
      <w:proofErr w:type="gramEnd"/>
    </w:p>
    <w:p w14:paraId="78085D5C" w14:textId="77777777" w:rsidR="00054B5C" w:rsidRDefault="00054B5C" w:rsidP="00054B5C">
      <w:pPr>
        <w:pStyle w:val="ListParagraph"/>
        <w:rPr>
          <w:lang w:val="en-US"/>
        </w:rPr>
      </w:pPr>
    </w:p>
    <w:p w14:paraId="3B885A87" w14:textId="6C445862" w:rsidR="00054B5C" w:rsidRDefault="00054B5C" w:rsidP="00054B5C">
      <w:pPr>
        <w:pStyle w:val="ListParagraph"/>
        <w:rPr>
          <w:lang w:val="en-US"/>
        </w:rPr>
      </w:pPr>
      <w:proofErr w:type="gramStart"/>
      <w:r>
        <w:rPr>
          <w:lang w:val="en-US"/>
        </w:rPr>
        <w:t>The  current</w:t>
      </w:r>
      <w:proofErr w:type="gramEnd"/>
      <w:r>
        <w:rPr>
          <w:lang w:val="en-US"/>
        </w:rPr>
        <w:t xml:space="preserve"> transformer is a very particular sensor it take in input the switched current and transform it according to </w:t>
      </w:r>
      <w:proofErr w:type="spellStart"/>
      <w:r>
        <w:rPr>
          <w:lang w:val="en-US"/>
        </w:rPr>
        <w:t>it’s</w:t>
      </w:r>
      <w:proofErr w:type="spellEnd"/>
      <w:r>
        <w:rPr>
          <w:lang w:val="en-US"/>
        </w:rPr>
        <w:t xml:space="preserve"> gain while also passin</w:t>
      </w:r>
      <w:r w:rsidR="006F762F">
        <w:rPr>
          <w:lang w:val="en-US"/>
        </w:rPr>
        <w:t>g</w:t>
      </w:r>
      <w:r>
        <w:rPr>
          <w:lang w:val="en-US"/>
        </w:rPr>
        <w:t xml:space="preserve"> the average  of the  signal at 0. (eliminate the DC part of the </w:t>
      </w:r>
      <w:proofErr w:type="gramStart"/>
      <w:r>
        <w:rPr>
          <w:lang w:val="en-US"/>
        </w:rPr>
        <w:t>signal )</w:t>
      </w:r>
      <w:proofErr w:type="gramEnd"/>
    </w:p>
    <w:p w14:paraId="2BFB3C6F" w14:textId="77777777" w:rsidR="006F762F" w:rsidRDefault="006F762F" w:rsidP="00054B5C">
      <w:pPr>
        <w:pStyle w:val="ListParagraph"/>
        <w:rPr>
          <w:lang w:val="en-US"/>
        </w:rPr>
      </w:pPr>
    </w:p>
    <w:p w14:paraId="496F7E22" w14:textId="671EDFDA" w:rsidR="00AB4D72" w:rsidRDefault="006F762F" w:rsidP="006F762F">
      <w:pPr>
        <w:pStyle w:val="ListParagraph"/>
        <w:rPr>
          <w:lang w:val="en-US"/>
        </w:rPr>
      </w:pPr>
      <w:r>
        <w:rPr>
          <w:noProof/>
        </w:rPr>
        <w:lastRenderedPageBreak/>
        <w:drawing>
          <wp:inline distT="0" distB="0" distL="0" distR="0" wp14:anchorId="0A3598B9" wp14:editId="65F78E1C">
            <wp:extent cx="5760720" cy="2829560"/>
            <wp:effectExtent l="0" t="0" r="0" b="8890"/>
            <wp:docPr id="1156153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53320" name=""/>
                    <pic:cNvPicPr/>
                  </pic:nvPicPr>
                  <pic:blipFill>
                    <a:blip r:embed="rId15"/>
                    <a:stretch>
                      <a:fillRect/>
                    </a:stretch>
                  </pic:blipFill>
                  <pic:spPr>
                    <a:xfrm>
                      <a:off x="0" y="0"/>
                      <a:ext cx="5760720" cy="2829560"/>
                    </a:xfrm>
                    <a:prstGeom prst="rect">
                      <a:avLst/>
                    </a:prstGeom>
                  </pic:spPr>
                </pic:pic>
              </a:graphicData>
            </a:graphic>
          </wp:inline>
        </w:drawing>
      </w:r>
    </w:p>
    <w:p w14:paraId="62351069" w14:textId="77777777" w:rsidR="006F762F" w:rsidRDefault="006F762F" w:rsidP="006F762F">
      <w:pPr>
        <w:pStyle w:val="ListParagraph"/>
        <w:rPr>
          <w:lang w:val="en-US"/>
        </w:rPr>
      </w:pPr>
    </w:p>
    <w:p w14:paraId="6CEF91EA" w14:textId="43E37D59" w:rsidR="006F762F" w:rsidRDefault="006F762F" w:rsidP="006F762F">
      <w:pPr>
        <w:pStyle w:val="ListParagraph"/>
        <w:rPr>
          <w:lang w:val="en-US"/>
        </w:rPr>
      </w:pPr>
      <w:r>
        <w:rPr>
          <w:lang w:val="en-US"/>
        </w:rPr>
        <w:t xml:space="preserve">The output current </w:t>
      </w:r>
      <w:proofErr w:type="gramStart"/>
      <w:r>
        <w:rPr>
          <w:lang w:val="en-US"/>
        </w:rPr>
        <w:t>of  the</w:t>
      </w:r>
      <w:proofErr w:type="gramEnd"/>
      <w:r>
        <w:rPr>
          <w:lang w:val="en-US"/>
        </w:rPr>
        <w:t xml:space="preserve"> transformer  is then the input  current divide by 200 centered at 0.</w:t>
      </w:r>
    </w:p>
    <w:p w14:paraId="751E8557" w14:textId="7256D870" w:rsidR="006F762F" w:rsidRDefault="006F762F" w:rsidP="006F762F">
      <w:pPr>
        <w:pStyle w:val="ListParagraph"/>
        <w:rPr>
          <w:lang w:val="en-US"/>
        </w:rPr>
      </w:pPr>
      <w:r>
        <w:rPr>
          <w:lang w:val="en-US"/>
        </w:rPr>
        <w:t xml:space="preserve">That current pass in the resistor of 22O to give the signal in input of </w:t>
      </w:r>
      <w:proofErr w:type="spellStart"/>
      <w:proofErr w:type="gramStart"/>
      <w:r>
        <w:rPr>
          <w:lang w:val="en-US"/>
        </w:rPr>
        <w:t>mcu</w:t>
      </w:r>
      <w:proofErr w:type="spellEnd"/>
      <w:r>
        <w:rPr>
          <w:lang w:val="en-US"/>
        </w:rPr>
        <w:t xml:space="preserve"> .</w:t>
      </w:r>
      <w:proofErr w:type="gramEnd"/>
      <w:r>
        <w:rPr>
          <w:lang w:val="en-US"/>
        </w:rPr>
        <w:t xml:space="preserve"> </w:t>
      </w:r>
    </w:p>
    <w:p w14:paraId="6A69D2D1" w14:textId="0B825B58" w:rsidR="006F762F" w:rsidRDefault="006F762F" w:rsidP="006F762F">
      <w:pPr>
        <w:pStyle w:val="ListParagraph"/>
        <w:rPr>
          <w:lang w:val="en-US"/>
        </w:rPr>
      </w:pPr>
      <w:r>
        <w:rPr>
          <w:lang w:val="en-US"/>
        </w:rPr>
        <w:t xml:space="preserve">The gain </w:t>
      </w:r>
      <w:proofErr w:type="gramStart"/>
      <w:r>
        <w:rPr>
          <w:lang w:val="en-US"/>
        </w:rPr>
        <w:t>are :</w:t>
      </w:r>
      <w:proofErr w:type="gramEnd"/>
      <w:r>
        <w:rPr>
          <w:lang w:val="en-US"/>
        </w:rPr>
        <w:t xml:space="preserve"> </w:t>
      </w:r>
    </w:p>
    <w:p w14:paraId="771BCCF2" w14:textId="29A6D4B4" w:rsidR="006F762F" w:rsidRDefault="006F762F" w:rsidP="006F762F">
      <w:pPr>
        <w:pStyle w:val="ListParagraph"/>
        <w:rPr>
          <w:lang w:val="en-US"/>
        </w:rPr>
      </w:pPr>
      <w:r>
        <w:rPr>
          <w:lang w:val="en-US"/>
        </w:rPr>
        <w:t xml:space="preserve">Transformer </w:t>
      </w:r>
      <w:proofErr w:type="gramStart"/>
      <w:r>
        <w:rPr>
          <w:lang w:val="en-US"/>
        </w:rPr>
        <w:t>gain :</w:t>
      </w:r>
      <w:proofErr w:type="gramEnd"/>
      <w:r>
        <w:rPr>
          <w:lang w:val="en-US"/>
        </w:rPr>
        <w:t xml:space="preserve"> 1/200</w:t>
      </w:r>
    </w:p>
    <w:p w14:paraId="67E1F7D5" w14:textId="43E714C9" w:rsidR="006F762F" w:rsidRDefault="006F762F" w:rsidP="006F762F">
      <w:pPr>
        <w:pStyle w:val="ListParagraph"/>
        <w:rPr>
          <w:lang w:val="en-US"/>
        </w:rPr>
      </w:pPr>
      <w:r>
        <w:rPr>
          <w:lang w:val="en-US"/>
        </w:rPr>
        <w:t xml:space="preserve">Resistor </w:t>
      </w:r>
      <w:proofErr w:type="gramStart"/>
      <w:r>
        <w:rPr>
          <w:lang w:val="en-US"/>
        </w:rPr>
        <w:t>gain :</w:t>
      </w:r>
      <w:proofErr w:type="gramEnd"/>
      <w:r>
        <w:rPr>
          <w:lang w:val="en-US"/>
        </w:rPr>
        <w:t xml:space="preserve"> 22* current in output of transformer </w:t>
      </w:r>
    </w:p>
    <w:p w14:paraId="3387162B" w14:textId="77777777" w:rsidR="006F762F" w:rsidRDefault="006F762F" w:rsidP="006F762F">
      <w:pPr>
        <w:pStyle w:val="ListParagraph"/>
        <w:rPr>
          <w:lang w:val="en-US"/>
        </w:rPr>
      </w:pPr>
    </w:p>
    <w:p w14:paraId="67E76D2B" w14:textId="79F9F86A" w:rsidR="006F762F" w:rsidRDefault="006F762F" w:rsidP="006F762F">
      <w:pPr>
        <w:pStyle w:val="ListParagraph"/>
        <w:rPr>
          <w:lang w:val="en-US"/>
        </w:rPr>
      </w:pPr>
      <w:r>
        <w:rPr>
          <w:lang w:val="en-US"/>
        </w:rPr>
        <w:t xml:space="preserve">The current in the converter </w:t>
      </w:r>
      <w:proofErr w:type="gramStart"/>
      <w:r>
        <w:rPr>
          <w:lang w:val="en-US"/>
        </w:rPr>
        <w:t>vary  from</w:t>
      </w:r>
      <w:proofErr w:type="gramEnd"/>
      <w:r>
        <w:rPr>
          <w:lang w:val="en-US"/>
        </w:rPr>
        <w:t xml:space="preserve"> 0 to 30Amp  </w:t>
      </w:r>
    </w:p>
    <w:p w14:paraId="13D0B502" w14:textId="309CAD53" w:rsidR="006F762F" w:rsidRDefault="006F762F" w:rsidP="006F762F">
      <w:pPr>
        <w:pStyle w:val="ListParagraph"/>
        <w:rPr>
          <w:lang w:val="en-US"/>
        </w:rPr>
      </w:pPr>
      <w:r>
        <w:rPr>
          <w:lang w:val="en-US"/>
        </w:rPr>
        <w:t xml:space="preserve">What is interesting for us here is the peak </w:t>
      </w:r>
      <w:proofErr w:type="gramStart"/>
      <w:r>
        <w:rPr>
          <w:lang w:val="en-US"/>
        </w:rPr>
        <w:t>current .</w:t>
      </w:r>
      <w:proofErr w:type="gramEnd"/>
    </w:p>
    <w:p w14:paraId="1A82C3A7" w14:textId="14A7B16F" w:rsidR="006F762F" w:rsidRDefault="006F762F" w:rsidP="006F762F">
      <w:pPr>
        <w:pStyle w:val="ListParagraph"/>
        <w:rPr>
          <w:lang w:val="en-US"/>
        </w:rPr>
      </w:pPr>
      <w:r>
        <w:rPr>
          <w:lang w:val="en-US"/>
        </w:rPr>
        <w:t xml:space="preserve">To be able to sample this peak current the current sampling </w:t>
      </w:r>
      <w:proofErr w:type="gramStart"/>
      <w:r>
        <w:rPr>
          <w:lang w:val="en-US"/>
        </w:rPr>
        <w:t>need</w:t>
      </w:r>
      <w:proofErr w:type="gramEnd"/>
      <w:r>
        <w:rPr>
          <w:lang w:val="en-US"/>
        </w:rPr>
        <w:t xml:space="preserve"> to be done with the same clock generating the PWM and at the same frequency than PWM frequency.</w:t>
      </w:r>
    </w:p>
    <w:p w14:paraId="496DE6B1" w14:textId="051FED06" w:rsidR="00082E00" w:rsidRDefault="00082E00" w:rsidP="006F762F">
      <w:pPr>
        <w:pStyle w:val="ListParagraph"/>
        <w:rPr>
          <w:lang w:val="en-US"/>
        </w:rPr>
      </w:pPr>
      <w:r>
        <w:rPr>
          <w:lang w:val="en-US"/>
        </w:rPr>
        <w:t xml:space="preserve">That peak </w:t>
      </w:r>
      <w:proofErr w:type="gramStart"/>
      <w:r>
        <w:rPr>
          <w:lang w:val="en-US"/>
        </w:rPr>
        <w:t>current  need</w:t>
      </w:r>
      <w:proofErr w:type="gramEnd"/>
      <w:r>
        <w:rPr>
          <w:lang w:val="en-US"/>
        </w:rPr>
        <w:t xml:space="preserve"> to be measure accurately and display every 3 s</w:t>
      </w:r>
    </w:p>
    <w:p w14:paraId="2176D06F" w14:textId="77777777" w:rsidR="00082E00" w:rsidRDefault="00082E00" w:rsidP="00082E00">
      <w:pPr>
        <w:pStyle w:val="ListParagraph"/>
        <w:rPr>
          <w:b/>
          <w:bCs/>
          <w:lang w:val="en-US"/>
        </w:rPr>
      </w:pPr>
      <w:r w:rsidRPr="00AB4D72">
        <w:rPr>
          <w:b/>
          <w:bCs/>
          <w:lang w:val="en-US"/>
        </w:rPr>
        <w:t xml:space="preserve">Write a simple descriptive note of the code </w:t>
      </w:r>
      <w:proofErr w:type="gramStart"/>
      <w:r w:rsidRPr="00AB4D72">
        <w:rPr>
          <w:b/>
          <w:bCs/>
          <w:lang w:val="en-US"/>
        </w:rPr>
        <w:t>architecture ,</w:t>
      </w:r>
      <w:proofErr w:type="gramEnd"/>
      <w:r w:rsidRPr="00AB4D72">
        <w:rPr>
          <w:b/>
          <w:bCs/>
          <w:lang w:val="en-US"/>
        </w:rPr>
        <w:t xml:space="preserve"> the code description and how to use it . </w:t>
      </w:r>
    </w:p>
    <w:p w14:paraId="6FFB9457" w14:textId="77777777" w:rsidR="00082E00" w:rsidRDefault="00082E00" w:rsidP="006F762F">
      <w:pPr>
        <w:pStyle w:val="ListParagraph"/>
        <w:rPr>
          <w:lang w:val="en-US"/>
        </w:rPr>
      </w:pPr>
    </w:p>
    <w:p w14:paraId="73E1C385" w14:textId="3E0EDA23" w:rsidR="00082E00" w:rsidRDefault="00082E00" w:rsidP="006F762F">
      <w:pPr>
        <w:pStyle w:val="ListParagraph"/>
        <w:rPr>
          <w:b/>
          <w:bCs/>
          <w:lang w:val="en-US"/>
        </w:rPr>
      </w:pPr>
      <w:r>
        <w:rPr>
          <w:lang w:val="en-US"/>
        </w:rPr>
        <w:t xml:space="preserve">6 – </w:t>
      </w:r>
      <w:r w:rsidRPr="00082E00">
        <w:rPr>
          <w:b/>
          <w:bCs/>
          <w:lang w:val="en-US"/>
        </w:rPr>
        <w:t>Output voltage control</w:t>
      </w:r>
    </w:p>
    <w:p w14:paraId="579351E8" w14:textId="77777777" w:rsidR="00082E00" w:rsidRDefault="00082E00" w:rsidP="006F762F">
      <w:pPr>
        <w:pStyle w:val="ListParagraph"/>
        <w:rPr>
          <w:b/>
          <w:bCs/>
          <w:lang w:val="en-US"/>
        </w:rPr>
      </w:pPr>
    </w:p>
    <w:p w14:paraId="007A7F40" w14:textId="2ECCA132" w:rsidR="00082E00" w:rsidRDefault="00082E00" w:rsidP="006F762F">
      <w:pPr>
        <w:pStyle w:val="ListParagraph"/>
        <w:rPr>
          <w:lang w:val="en-US"/>
        </w:rPr>
      </w:pPr>
      <w:r>
        <w:rPr>
          <w:lang w:val="en-US"/>
        </w:rPr>
        <w:t xml:space="preserve">By combining parts of the different code proposed before </w:t>
      </w:r>
    </w:p>
    <w:p w14:paraId="3FABD735" w14:textId="3B0161A7" w:rsidR="00082E00" w:rsidRDefault="00082E00" w:rsidP="00082E00">
      <w:pPr>
        <w:pStyle w:val="ListParagraph"/>
        <w:rPr>
          <w:lang w:val="en-US"/>
        </w:rPr>
      </w:pPr>
      <w:r>
        <w:rPr>
          <w:lang w:val="en-US"/>
        </w:rPr>
        <w:t xml:space="preserve">Propose a code </w:t>
      </w:r>
      <w:proofErr w:type="gramStart"/>
      <w:r>
        <w:rPr>
          <w:lang w:val="en-US"/>
        </w:rPr>
        <w:t>that :</w:t>
      </w:r>
      <w:proofErr w:type="gramEnd"/>
    </w:p>
    <w:p w14:paraId="4D39C864" w14:textId="4D109D78" w:rsidR="00082E00" w:rsidRDefault="00082E00" w:rsidP="00082E00">
      <w:pPr>
        <w:pStyle w:val="ListParagraph"/>
        <w:rPr>
          <w:lang w:val="en-US"/>
        </w:rPr>
      </w:pPr>
      <w:proofErr w:type="gramStart"/>
      <w:r>
        <w:rPr>
          <w:lang w:val="en-US"/>
        </w:rPr>
        <w:t>Measure :</w:t>
      </w:r>
      <w:proofErr w:type="gramEnd"/>
      <w:r>
        <w:rPr>
          <w:lang w:val="en-US"/>
        </w:rPr>
        <w:t xml:space="preserve"> </w:t>
      </w:r>
    </w:p>
    <w:p w14:paraId="18403416" w14:textId="77777777" w:rsidR="00082E00" w:rsidRDefault="00082E00" w:rsidP="00082E00">
      <w:pPr>
        <w:pStyle w:val="ListParagraph"/>
        <w:rPr>
          <w:lang w:val="en-US"/>
        </w:rPr>
      </w:pPr>
      <w:proofErr w:type="spellStart"/>
      <w:r>
        <w:rPr>
          <w:lang w:val="en-US"/>
        </w:rPr>
        <w:t>V_in_</w:t>
      </w:r>
      <w:proofErr w:type="gramStart"/>
      <w:r>
        <w:rPr>
          <w:lang w:val="en-US"/>
        </w:rPr>
        <w:t>mcu</w:t>
      </w:r>
      <w:proofErr w:type="spellEnd"/>
      <w:r>
        <w:rPr>
          <w:lang w:val="en-US"/>
        </w:rPr>
        <w:t xml:space="preserve">  (</w:t>
      </w:r>
      <w:proofErr w:type="gramEnd"/>
      <w:r>
        <w:rPr>
          <w:lang w:val="en-US"/>
        </w:rPr>
        <w:t>PA0)</w:t>
      </w:r>
    </w:p>
    <w:p w14:paraId="721AF526" w14:textId="77777777" w:rsidR="00082E00" w:rsidRDefault="00082E00" w:rsidP="00082E00">
      <w:pPr>
        <w:pStyle w:val="ListParagraph"/>
        <w:rPr>
          <w:lang w:val="en-US"/>
        </w:rPr>
      </w:pPr>
      <w:proofErr w:type="spellStart"/>
      <w:r>
        <w:rPr>
          <w:lang w:val="en-US"/>
        </w:rPr>
        <w:t>V_out_mcu</w:t>
      </w:r>
      <w:proofErr w:type="spellEnd"/>
      <w:r>
        <w:rPr>
          <w:lang w:val="en-US"/>
        </w:rPr>
        <w:t xml:space="preserve"> (PA1)</w:t>
      </w:r>
    </w:p>
    <w:p w14:paraId="0F3BA5BF" w14:textId="77777777" w:rsidR="00082E00" w:rsidRDefault="00082E00" w:rsidP="00082E00">
      <w:pPr>
        <w:pStyle w:val="ListParagraph"/>
        <w:rPr>
          <w:lang w:val="en-US"/>
        </w:rPr>
      </w:pPr>
      <w:proofErr w:type="spellStart"/>
      <w:r>
        <w:rPr>
          <w:lang w:val="en-US"/>
        </w:rPr>
        <w:t>I_in_mcu</w:t>
      </w:r>
      <w:proofErr w:type="spellEnd"/>
      <w:r>
        <w:rPr>
          <w:lang w:val="en-US"/>
        </w:rPr>
        <w:t xml:space="preserve"> (PC2)</w:t>
      </w:r>
    </w:p>
    <w:p w14:paraId="7E525C6F" w14:textId="77777777" w:rsidR="00082E00" w:rsidRDefault="00082E00" w:rsidP="00082E00">
      <w:pPr>
        <w:pStyle w:val="ListParagraph"/>
        <w:rPr>
          <w:lang w:val="en-US"/>
        </w:rPr>
      </w:pPr>
      <w:proofErr w:type="spellStart"/>
      <w:r>
        <w:rPr>
          <w:lang w:val="en-US"/>
        </w:rPr>
        <w:t>I_out_mcu</w:t>
      </w:r>
      <w:proofErr w:type="spellEnd"/>
      <w:r>
        <w:rPr>
          <w:lang w:val="en-US"/>
        </w:rPr>
        <w:t xml:space="preserve"> (PC3)</w:t>
      </w:r>
    </w:p>
    <w:p w14:paraId="75109565" w14:textId="77777777" w:rsidR="00082E00" w:rsidRDefault="00082E00" w:rsidP="00082E00">
      <w:pPr>
        <w:pStyle w:val="ListParagraph"/>
        <w:rPr>
          <w:lang w:val="en-US"/>
        </w:rPr>
      </w:pPr>
    </w:p>
    <w:p w14:paraId="7DA0AAAD" w14:textId="2EA06F8C" w:rsidR="00082E00" w:rsidRDefault="00082E00" w:rsidP="00082E00">
      <w:pPr>
        <w:pStyle w:val="ListParagraph"/>
        <w:rPr>
          <w:lang w:val="en-US"/>
        </w:rPr>
      </w:pPr>
      <w:r>
        <w:rPr>
          <w:lang w:val="en-US"/>
        </w:rPr>
        <w:t xml:space="preserve">At the same frequency as PWM (100kHz) with the </w:t>
      </w:r>
      <w:proofErr w:type="gramStart"/>
      <w:r>
        <w:rPr>
          <w:lang w:val="en-US"/>
        </w:rPr>
        <w:t>same  clock</w:t>
      </w:r>
      <w:proofErr w:type="gramEnd"/>
      <w:r>
        <w:rPr>
          <w:lang w:val="en-US"/>
        </w:rPr>
        <w:t xml:space="preserve"> as </w:t>
      </w:r>
      <w:proofErr w:type="spellStart"/>
      <w:r>
        <w:rPr>
          <w:lang w:val="en-US"/>
        </w:rPr>
        <w:t>pwm</w:t>
      </w:r>
      <w:proofErr w:type="spellEnd"/>
      <w:r>
        <w:rPr>
          <w:lang w:val="en-US"/>
        </w:rPr>
        <w:t xml:space="preserve"> clock so that the acquisition  is phased with the peak of the current ripple. </w:t>
      </w:r>
    </w:p>
    <w:p w14:paraId="57FF704A" w14:textId="337373A4" w:rsidR="00082E00" w:rsidRDefault="00082E00" w:rsidP="00082E00">
      <w:pPr>
        <w:pStyle w:val="ListParagraph"/>
        <w:rPr>
          <w:lang w:val="en-US"/>
        </w:rPr>
      </w:pPr>
      <w:r>
        <w:rPr>
          <w:lang w:val="en-US"/>
        </w:rPr>
        <w:t xml:space="preserve">A variable </w:t>
      </w:r>
      <w:proofErr w:type="spellStart"/>
      <w:r>
        <w:rPr>
          <w:lang w:val="en-US"/>
        </w:rPr>
        <w:t>modifyable</w:t>
      </w:r>
      <w:proofErr w:type="spellEnd"/>
      <w:r>
        <w:rPr>
          <w:lang w:val="en-US"/>
        </w:rPr>
        <w:t xml:space="preserve"> in real time while code is running is used to define </w:t>
      </w:r>
      <w:proofErr w:type="gramStart"/>
      <w:r>
        <w:rPr>
          <w:lang w:val="en-US"/>
        </w:rPr>
        <w:t>the  wanted</w:t>
      </w:r>
      <w:proofErr w:type="gramEnd"/>
      <w:r>
        <w:rPr>
          <w:lang w:val="en-US"/>
        </w:rPr>
        <w:t xml:space="preserve"> voltage  in output : </w:t>
      </w:r>
    </w:p>
    <w:p w14:paraId="4375A47F" w14:textId="52766FB0" w:rsidR="00082E00" w:rsidRDefault="00082E00" w:rsidP="00082E00">
      <w:pPr>
        <w:pStyle w:val="ListParagraph"/>
        <w:rPr>
          <w:lang w:val="en-US"/>
        </w:rPr>
      </w:pPr>
      <w:r>
        <w:rPr>
          <w:lang w:val="en-US"/>
        </w:rPr>
        <w:t>_____________________________________________________________</w:t>
      </w:r>
    </w:p>
    <w:p w14:paraId="74AEFBB2" w14:textId="0D89DCAA" w:rsidR="00082E00" w:rsidRDefault="00082E00" w:rsidP="00082E00">
      <w:pPr>
        <w:pStyle w:val="ListParagraph"/>
        <w:rPr>
          <w:lang w:val="en-US"/>
        </w:rPr>
      </w:pPr>
      <w:r>
        <w:rPr>
          <w:lang w:val="en-US"/>
        </w:rPr>
        <w:t xml:space="preserve">Float </w:t>
      </w:r>
      <w:proofErr w:type="spellStart"/>
      <w:r>
        <w:rPr>
          <w:lang w:val="en-US"/>
        </w:rPr>
        <w:t>Output_voltage_ref</w:t>
      </w:r>
      <w:proofErr w:type="spellEnd"/>
      <w:r>
        <w:rPr>
          <w:lang w:val="en-US"/>
        </w:rPr>
        <w:t xml:space="preserve"> </w:t>
      </w:r>
    </w:p>
    <w:p w14:paraId="2D3AFC44" w14:textId="413BCFD2" w:rsidR="00082E00" w:rsidRDefault="00082E00" w:rsidP="00082E00">
      <w:pPr>
        <w:pStyle w:val="ListParagraph"/>
        <w:rPr>
          <w:lang w:val="en-US"/>
        </w:rPr>
      </w:pPr>
      <w:proofErr w:type="spellStart"/>
      <w:r>
        <w:rPr>
          <w:lang w:val="en-US"/>
        </w:rPr>
        <w:t>Output_voltage_ref</w:t>
      </w:r>
      <w:proofErr w:type="spellEnd"/>
      <w:r>
        <w:rPr>
          <w:lang w:val="en-US"/>
        </w:rPr>
        <w:t xml:space="preserve"> is compared with the measured output </w:t>
      </w:r>
      <w:proofErr w:type="gramStart"/>
      <w:r>
        <w:rPr>
          <w:lang w:val="en-US"/>
        </w:rPr>
        <w:t>voltage :</w:t>
      </w:r>
      <w:proofErr w:type="gramEnd"/>
      <w:r>
        <w:rPr>
          <w:lang w:val="en-US"/>
        </w:rPr>
        <w:t xml:space="preserve"> </w:t>
      </w:r>
    </w:p>
    <w:p w14:paraId="5F98CF3A" w14:textId="77777777" w:rsidR="00082E00" w:rsidRDefault="00082E00" w:rsidP="00082E00">
      <w:pPr>
        <w:pStyle w:val="ListParagraph"/>
        <w:rPr>
          <w:lang w:val="en-US"/>
        </w:rPr>
      </w:pPr>
    </w:p>
    <w:p w14:paraId="7809C5C2" w14:textId="64E1A2AE" w:rsidR="00082E00" w:rsidRDefault="00082E00" w:rsidP="00082E00">
      <w:pPr>
        <w:pStyle w:val="ListParagraph"/>
        <w:rPr>
          <w:lang w:val="en-US"/>
        </w:rPr>
      </w:pPr>
      <w:r>
        <w:rPr>
          <w:lang w:val="en-US"/>
        </w:rPr>
        <w:t xml:space="preserve">Error = </w:t>
      </w:r>
      <w:proofErr w:type="spellStart"/>
      <w:r>
        <w:rPr>
          <w:lang w:val="en-US"/>
        </w:rPr>
        <w:t>Output_voltage_ref</w:t>
      </w:r>
      <w:proofErr w:type="spellEnd"/>
      <w:r>
        <w:rPr>
          <w:lang w:val="en-US"/>
        </w:rPr>
        <w:t xml:space="preserve"> - </w:t>
      </w:r>
      <w:proofErr w:type="spellStart"/>
      <w:r>
        <w:rPr>
          <w:lang w:val="en-US"/>
        </w:rPr>
        <w:t>V_out_mcu</w:t>
      </w:r>
      <w:proofErr w:type="spellEnd"/>
      <w:r>
        <w:rPr>
          <w:lang w:val="en-US"/>
        </w:rPr>
        <w:t>(adapted)</w:t>
      </w:r>
    </w:p>
    <w:p w14:paraId="69BB1185" w14:textId="77777777" w:rsidR="00082E00" w:rsidRDefault="00082E00" w:rsidP="00082E00">
      <w:pPr>
        <w:pStyle w:val="ListParagraph"/>
        <w:rPr>
          <w:lang w:val="en-US"/>
        </w:rPr>
      </w:pPr>
    </w:p>
    <w:p w14:paraId="2318A5B2" w14:textId="76662A4B" w:rsidR="00082E00" w:rsidRDefault="00082E00" w:rsidP="00082E00">
      <w:pPr>
        <w:pStyle w:val="ListParagraph"/>
        <w:pBdr>
          <w:bottom w:val="single" w:sz="12" w:space="1" w:color="auto"/>
        </w:pBdr>
        <w:rPr>
          <w:lang w:val="en-US"/>
        </w:rPr>
      </w:pPr>
      <w:r>
        <w:rPr>
          <w:lang w:val="en-US"/>
        </w:rPr>
        <w:t xml:space="preserve">The error is fed to </w:t>
      </w:r>
      <w:proofErr w:type="gramStart"/>
      <w:r>
        <w:rPr>
          <w:lang w:val="en-US"/>
        </w:rPr>
        <w:t>a  PI</w:t>
      </w:r>
      <w:proofErr w:type="gramEnd"/>
      <w:r>
        <w:rPr>
          <w:lang w:val="en-US"/>
        </w:rPr>
        <w:t xml:space="preserve">  controller that calculate  the </w:t>
      </w:r>
      <w:proofErr w:type="spellStart"/>
      <w:r>
        <w:rPr>
          <w:lang w:val="en-US"/>
        </w:rPr>
        <w:t>dutycycle</w:t>
      </w:r>
      <w:proofErr w:type="spellEnd"/>
      <w:r>
        <w:rPr>
          <w:lang w:val="en-US"/>
        </w:rPr>
        <w:t xml:space="preserve"> of PWM and update it </w:t>
      </w:r>
    </w:p>
    <w:p w14:paraId="7641CCAD" w14:textId="77777777" w:rsidR="00082E00" w:rsidRDefault="00082E00" w:rsidP="00082E00">
      <w:pPr>
        <w:pStyle w:val="ListParagraph"/>
        <w:rPr>
          <w:lang w:val="en-US"/>
        </w:rPr>
      </w:pPr>
    </w:p>
    <w:p w14:paraId="70B2B815" w14:textId="18DCCFDE" w:rsidR="00082E00" w:rsidRDefault="00082E00" w:rsidP="00082E00">
      <w:pPr>
        <w:pStyle w:val="ListParagraph"/>
        <w:rPr>
          <w:lang w:val="en-US"/>
        </w:rPr>
      </w:pPr>
      <w:r>
        <w:rPr>
          <w:lang w:val="en-US"/>
        </w:rPr>
        <w:t xml:space="preserve">All this process </w:t>
      </w:r>
      <w:proofErr w:type="gramStart"/>
      <w:r>
        <w:rPr>
          <w:lang w:val="en-US"/>
        </w:rPr>
        <w:t>is  executed</w:t>
      </w:r>
      <w:proofErr w:type="gramEnd"/>
      <w:r>
        <w:rPr>
          <w:lang w:val="en-US"/>
        </w:rPr>
        <w:t xml:space="preserve">  at the same frequency as PWM (100kHz) with the same  clock as </w:t>
      </w:r>
      <w:proofErr w:type="spellStart"/>
      <w:r>
        <w:rPr>
          <w:lang w:val="en-US"/>
        </w:rPr>
        <w:t>pwm</w:t>
      </w:r>
      <w:proofErr w:type="spellEnd"/>
      <w:r>
        <w:rPr>
          <w:lang w:val="en-US"/>
        </w:rPr>
        <w:t xml:space="preserve"> clock so that the acquisition and the  duty  cycle modification is phased with the peak of the current ripple. </w:t>
      </w:r>
    </w:p>
    <w:p w14:paraId="0CCD2AFF" w14:textId="77777777" w:rsidR="000B0ED2" w:rsidRDefault="000B0ED2" w:rsidP="00082E00">
      <w:pPr>
        <w:pStyle w:val="ListParagraph"/>
        <w:rPr>
          <w:lang w:val="en-US"/>
        </w:rPr>
      </w:pPr>
    </w:p>
    <w:p w14:paraId="655BB21A" w14:textId="48DBAF90" w:rsidR="000B0ED2" w:rsidRDefault="000B0ED2" w:rsidP="00082E00">
      <w:pPr>
        <w:pStyle w:val="ListParagraph"/>
        <w:rPr>
          <w:b/>
          <w:bCs/>
          <w:sz w:val="32"/>
          <w:szCs w:val="32"/>
          <w:u w:val="single"/>
          <w:lang w:val="en-US"/>
        </w:rPr>
      </w:pPr>
      <w:r w:rsidRPr="007E5008">
        <w:rPr>
          <w:b/>
          <w:bCs/>
          <w:sz w:val="32"/>
          <w:szCs w:val="32"/>
          <w:u w:val="single"/>
          <w:lang w:val="en-US"/>
        </w:rPr>
        <w:t xml:space="preserve">The PI controller </w:t>
      </w:r>
      <w:proofErr w:type="gramStart"/>
      <w:r w:rsidRPr="007E5008">
        <w:rPr>
          <w:b/>
          <w:bCs/>
          <w:sz w:val="32"/>
          <w:szCs w:val="32"/>
          <w:u w:val="single"/>
          <w:lang w:val="en-US"/>
        </w:rPr>
        <w:t>function :</w:t>
      </w:r>
      <w:proofErr w:type="gramEnd"/>
      <w:r w:rsidRPr="007E5008">
        <w:rPr>
          <w:b/>
          <w:bCs/>
          <w:sz w:val="32"/>
          <w:szCs w:val="32"/>
          <w:u w:val="single"/>
          <w:lang w:val="en-US"/>
        </w:rPr>
        <w:t xml:space="preserve"> </w:t>
      </w:r>
    </w:p>
    <w:p w14:paraId="3B5F5969" w14:textId="77777777" w:rsidR="00A24021" w:rsidRDefault="00A24021" w:rsidP="00082E00">
      <w:pPr>
        <w:pStyle w:val="ListParagraph"/>
        <w:rPr>
          <w:b/>
          <w:bCs/>
          <w:sz w:val="32"/>
          <w:szCs w:val="32"/>
          <w:u w:val="single"/>
          <w:lang w:val="en-US"/>
        </w:rPr>
      </w:pPr>
    </w:p>
    <w:p w14:paraId="193F5A03" w14:textId="3F84CDAB" w:rsidR="00A24021" w:rsidRPr="007E5008" w:rsidRDefault="00A24021" w:rsidP="00082E00">
      <w:pPr>
        <w:pStyle w:val="ListParagraph"/>
        <w:rPr>
          <w:b/>
          <w:bCs/>
          <w:sz w:val="32"/>
          <w:szCs w:val="32"/>
          <w:u w:val="single"/>
          <w:lang w:val="en-US"/>
        </w:rPr>
      </w:pPr>
      <w:r>
        <w:rPr>
          <w:b/>
          <w:bCs/>
          <w:sz w:val="32"/>
          <w:szCs w:val="32"/>
          <w:u w:val="single"/>
          <w:lang w:val="en-US"/>
        </w:rPr>
        <w:t>__________________________________________________</w:t>
      </w:r>
    </w:p>
    <w:p w14:paraId="059AB11D" w14:textId="77777777" w:rsidR="007E5008" w:rsidRDefault="007E5008" w:rsidP="00082E00">
      <w:pPr>
        <w:pStyle w:val="ListParagraph"/>
        <w:rPr>
          <w:lang w:val="en-US"/>
        </w:rPr>
      </w:pPr>
    </w:p>
    <w:p w14:paraId="2492AC55" w14:textId="2D07E92F" w:rsidR="007E5008" w:rsidRPr="00A24021" w:rsidRDefault="007E5008" w:rsidP="00082E00">
      <w:pPr>
        <w:pStyle w:val="ListParagraph"/>
        <w:rPr>
          <w:b/>
          <w:bCs/>
          <w:sz w:val="28"/>
          <w:szCs w:val="28"/>
          <w:u w:val="single"/>
          <w:lang w:val="en-US"/>
        </w:rPr>
      </w:pPr>
      <w:proofErr w:type="spellStart"/>
      <w:r w:rsidRPr="00A24021">
        <w:rPr>
          <w:b/>
          <w:bCs/>
          <w:sz w:val="28"/>
          <w:szCs w:val="28"/>
          <w:u w:val="single"/>
          <w:lang w:val="en-US"/>
        </w:rPr>
        <w:t>PI_controller.H</w:t>
      </w:r>
      <w:proofErr w:type="spellEnd"/>
    </w:p>
    <w:p w14:paraId="4B5F5C52" w14:textId="77777777" w:rsidR="007E5008" w:rsidRDefault="007E5008" w:rsidP="00082E00">
      <w:pPr>
        <w:pStyle w:val="ListParagraph"/>
        <w:rPr>
          <w:lang w:val="en-US"/>
        </w:rPr>
      </w:pPr>
    </w:p>
    <w:p w14:paraId="67F05D66" w14:textId="77777777" w:rsidR="007E5008" w:rsidRDefault="007E5008" w:rsidP="00082E00">
      <w:pPr>
        <w:pStyle w:val="ListParagraph"/>
        <w:rPr>
          <w:lang w:val="en-US"/>
        </w:rPr>
      </w:pPr>
    </w:p>
    <w:p w14:paraId="444615A4" w14:textId="77777777" w:rsidR="007E5008" w:rsidRPr="007E5008" w:rsidRDefault="007E5008" w:rsidP="007E5008">
      <w:pPr>
        <w:pStyle w:val="ListParagraph"/>
        <w:rPr>
          <w:lang w:val="en-US"/>
        </w:rPr>
      </w:pPr>
      <w:r w:rsidRPr="007E5008">
        <w:rPr>
          <w:lang w:val="en-US"/>
        </w:rPr>
        <w:t>#</w:t>
      </w:r>
      <w:proofErr w:type="gramStart"/>
      <w:r w:rsidRPr="007E5008">
        <w:rPr>
          <w:lang w:val="en-US"/>
        </w:rPr>
        <w:t>ifndef</w:t>
      </w:r>
      <w:proofErr w:type="gramEnd"/>
      <w:r w:rsidRPr="007E5008">
        <w:rPr>
          <w:lang w:val="en-US"/>
        </w:rPr>
        <w:t xml:space="preserve"> CONTROLLERS_H_</w:t>
      </w:r>
    </w:p>
    <w:p w14:paraId="4FB90979" w14:textId="77777777" w:rsidR="007E5008" w:rsidRPr="007E5008" w:rsidRDefault="007E5008" w:rsidP="007E5008">
      <w:pPr>
        <w:pStyle w:val="ListParagraph"/>
        <w:rPr>
          <w:lang w:val="en-US"/>
        </w:rPr>
      </w:pPr>
      <w:r w:rsidRPr="007E5008">
        <w:rPr>
          <w:lang w:val="en-US"/>
        </w:rPr>
        <w:t>#</w:t>
      </w:r>
      <w:proofErr w:type="gramStart"/>
      <w:r w:rsidRPr="007E5008">
        <w:rPr>
          <w:lang w:val="en-US"/>
        </w:rPr>
        <w:t>define</w:t>
      </w:r>
      <w:proofErr w:type="gramEnd"/>
      <w:r w:rsidRPr="007E5008">
        <w:rPr>
          <w:lang w:val="en-US"/>
        </w:rPr>
        <w:t xml:space="preserve"> CONTROLLERS_H_</w:t>
      </w:r>
    </w:p>
    <w:p w14:paraId="08AD3915" w14:textId="77777777" w:rsidR="007E5008" w:rsidRPr="007E5008" w:rsidRDefault="007E5008" w:rsidP="007E5008">
      <w:pPr>
        <w:pStyle w:val="ListParagraph"/>
        <w:rPr>
          <w:lang w:val="en-US"/>
        </w:rPr>
      </w:pPr>
    </w:p>
    <w:p w14:paraId="78739119" w14:textId="77777777" w:rsidR="007E5008" w:rsidRPr="007E5008" w:rsidRDefault="007E5008" w:rsidP="007E5008">
      <w:pPr>
        <w:pStyle w:val="ListParagraph"/>
        <w:rPr>
          <w:lang w:val="en-US"/>
        </w:rPr>
      </w:pPr>
      <w:r w:rsidRPr="007E5008">
        <w:rPr>
          <w:lang w:val="en-US"/>
        </w:rPr>
        <w:t>#include &lt;</w:t>
      </w:r>
      <w:proofErr w:type="spellStart"/>
      <w:r w:rsidRPr="007E5008">
        <w:rPr>
          <w:lang w:val="en-US"/>
        </w:rPr>
        <w:t>stdint.h</w:t>
      </w:r>
      <w:proofErr w:type="spellEnd"/>
      <w:r w:rsidRPr="007E5008">
        <w:rPr>
          <w:lang w:val="en-US"/>
        </w:rPr>
        <w:t>&gt;</w:t>
      </w:r>
    </w:p>
    <w:p w14:paraId="04926E50" w14:textId="77777777" w:rsidR="007E5008" w:rsidRPr="007E5008" w:rsidRDefault="007E5008" w:rsidP="007E5008">
      <w:pPr>
        <w:pStyle w:val="ListParagraph"/>
        <w:rPr>
          <w:lang w:val="en-US"/>
        </w:rPr>
      </w:pPr>
    </w:p>
    <w:p w14:paraId="009E9ADB" w14:textId="77777777" w:rsidR="007E5008" w:rsidRPr="007E5008" w:rsidRDefault="007E5008" w:rsidP="007E5008">
      <w:pPr>
        <w:pStyle w:val="ListParagraph"/>
        <w:rPr>
          <w:lang w:val="en-US"/>
        </w:rPr>
      </w:pPr>
    </w:p>
    <w:p w14:paraId="5FA761FA" w14:textId="77777777" w:rsidR="007E5008" w:rsidRPr="007E5008" w:rsidRDefault="007E5008" w:rsidP="007E5008">
      <w:pPr>
        <w:pStyle w:val="ListParagraph"/>
        <w:rPr>
          <w:lang w:val="en-US"/>
        </w:rPr>
      </w:pPr>
      <w:r w:rsidRPr="007E5008">
        <w:rPr>
          <w:lang w:val="en-US"/>
        </w:rPr>
        <w:t>/**</w:t>
      </w:r>
    </w:p>
    <w:p w14:paraId="3366AA49" w14:textId="77777777" w:rsidR="007E5008" w:rsidRPr="007E5008" w:rsidRDefault="007E5008" w:rsidP="007E5008">
      <w:pPr>
        <w:pStyle w:val="ListParagraph"/>
        <w:rPr>
          <w:lang w:val="en-US"/>
        </w:rPr>
      </w:pPr>
      <w:r w:rsidRPr="007E5008">
        <w:rPr>
          <w:lang w:val="en-US"/>
        </w:rPr>
        <w:t xml:space="preserve"> * Library written by ALEK GUEDEGBE for Workflow PSIM to IMPERIX</w:t>
      </w:r>
    </w:p>
    <w:p w14:paraId="049F7822" w14:textId="77777777" w:rsidR="007E5008" w:rsidRPr="007E5008" w:rsidRDefault="007E5008" w:rsidP="007E5008">
      <w:pPr>
        <w:pStyle w:val="ListParagraph"/>
        <w:rPr>
          <w:lang w:val="en-US"/>
        </w:rPr>
      </w:pPr>
      <w:r w:rsidRPr="007E5008">
        <w:rPr>
          <w:lang w:val="en-US"/>
        </w:rPr>
        <w:t xml:space="preserve"> * PI controller library</w:t>
      </w:r>
    </w:p>
    <w:p w14:paraId="74D05A02" w14:textId="77777777" w:rsidR="007E5008" w:rsidRPr="007E5008" w:rsidRDefault="007E5008" w:rsidP="007E5008">
      <w:pPr>
        <w:pStyle w:val="ListParagraph"/>
        <w:rPr>
          <w:lang w:val="en-US"/>
        </w:rPr>
      </w:pPr>
      <w:r w:rsidRPr="007E5008">
        <w:rPr>
          <w:lang w:val="en-US"/>
        </w:rPr>
        <w:t xml:space="preserve"> * Definition and operation according to the Workflow PSIM to IMPERIX</w:t>
      </w:r>
    </w:p>
    <w:p w14:paraId="7819FEA0" w14:textId="77777777" w:rsidR="007E5008" w:rsidRPr="007E5008" w:rsidRDefault="007E5008" w:rsidP="007E5008">
      <w:pPr>
        <w:pStyle w:val="ListParagraph"/>
        <w:rPr>
          <w:lang w:val="en-US"/>
        </w:rPr>
      </w:pPr>
      <w:r w:rsidRPr="007E5008">
        <w:rPr>
          <w:lang w:val="en-US"/>
        </w:rPr>
        <w:t xml:space="preserve"> */</w:t>
      </w:r>
    </w:p>
    <w:p w14:paraId="184A42BA" w14:textId="77777777" w:rsidR="007E5008" w:rsidRPr="007E5008" w:rsidRDefault="007E5008" w:rsidP="007E5008">
      <w:pPr>
        <w:pStyle w:val="ListParagraph"/>
        <w:rPr>
          <w:lang w:val="en-US"/>
        </w:rPr>
      </w:pPr>
    </w:p>
    <w:p w14:paraId="73EEA41F" w14:textId="77777777" w:rsidR="007E5008" w:rsidRPr="007E5008" w:rsidRDefault="007E5008" w:rsidP="007E5008">
      <w:pPr>
        <w:pStyle w:val="ListParagraph"/>
        <w:rPr>
          <w:lang w:val="en-US"/>
        </w:rPr>
      </w:pPr>
    </w:p>
    <w:p w14:paraId="251B2F33" w14:textId="77777777" w:rsidR="007E5008" w:rsidRPr="007E5008" w:rsidRDefault="007E5008" w:rsidP="007E5008">
      <w:pPr>
        <w:pStyle w:val="ListParagraph"/>
        <w:rPr>
          <w:lang w:val="en-US"/>
        </w:rPr>
      </w:pPr>
      <w:r w:rsidRPr="007E5008">
        <w:rPr>
          <w:lang w:val="en-US"/>
        </w:rPr>
        <w:t xml:space="preserve">typedef </w:t>
      </w:r>
      <w:proofErr w:type="gramStart"/>
      <w:r w:rsidRPr="007E5008">
        <w:rPr>
          <w:lang w:val="en-US"/>
        </w:rPr>
        <w:t>struct{</w:t>
      </w:r>
      <w:proofErr w:type="gramEnd"/>
    </w:p>
    <w:p w14:paraId="1EEE8DC6" w14:textId="77777777" w:rsidR="007E5008" w:rsidRPr="007E5008" w:rsidRDefault="007E5008" w:rsidP="007E5008">
      <w:pPr>
        <w:pStyle w:val="ListParagraph"/>
        <w:rPr>
          <w:lang w:val="en-US"/>
        </w:rPr>
      </w:pPr>
      <w:r w:rsidRPr="007E5008">
        <w:rPr>
          <w:lang w:val="en-US"/>
        </w:rPr>
        <w:tab/>
        <w:t xml:space="preserve">float </w:t>
      </w:r>
      <w:proofErr w:type="spellStart"/>
      <w:proofErr w:type="gramStart"/>
      <w:r w:rsidRPr="007E5008">
        <w:rPr>
          <w:lang w:val="en-US"/>
        </w:rPr>
        <w:t>kp,ti</w:t>
      </w:r>
      <w:proofErr w:type="spellEnd"/>
      <w:proofErr w:type="gramEnd"/>
      <w:r w:rsidRPr="007E5008">
        <w:rPr>
          <w:lang w:val="en-US"/>
        </w:rPr>
        <w:t>;</w:t>
      </w:r>
      <w:r w:rsidRPr="007E5008">
        <w:rPr>
          <w:lang w:val="en-US"/>
        </w:rPr>
        <w:tab/>
      </w:r>
      <w:r w:rsidRPr="007E5008">
        <w:rPr>
          <w:lang w:val="en-US"/>
        </w:rPr>
        <w:tab/>
      </w:r>
      <w:r w:rsidRPr="007E5008">
        <w:rPr>
          <w:lang w:val="en-US"/>
        </w:rPr>
        <w:tab/>
      </w:r>
      <w:r w:rsidRPr="007E5008">
        <w:rPr>
          <w:lang w:val="en-US"/>
        </w:rPr>
        <w:tab/>
        <w:t>// Gain and time constant of PI</w:t>
      </w:r>
    </w:p>
    <w:p w14:paraId="40C19B07" w14:textId="77777777" w:rsidR="007E5008" w:rsidRPr="007E5008" w:rsidRDefault="007E5008" w:rsidP="007E5008">
      <w:pPr>
        <w:pStyle w:val="ListParagraph"/>
        <w:rPr>
          <w:lang w:val="en-US"/>
        </w:rPr>
      </w:pPr>
      <w:r w:rsidRPr="007E5008">
        <w:rPr>
          <w:lang w:val="en-US"/>
        </w:rPr>
        <w:tab/>
        <w:t xml:space="preserve">float </w:t>
      </w:r>
      <w:proofErr w:type="spellStart"/>
      <w:r w:rsidRPr="007E5008">
        <w:rPr>
          <w:lang w:val="en-US"/>
        </w:rPr>
        <w:t>limup</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t>// Upper saturation value of the output</w:t>
      </w:r>
    </w:p>
    <w:p w14:paraId="5E653AED" w14:textId="77777777" w:rsidR="007E5008" w:rsidRPr="007E5008" w:rsidRDefault="007E5008" w:rsidP="007E5008">
      <w:pPr>
        <w:pStyle w:val="ListParagraph"/>
        <w:rPr>
          <w:lang w:val="en-US"/>
        </w:rPr>
      </w:pPr>
      <w:r w:rsidRPr="007E5008">
        <w:rPr>
          <w:lang w:val="en-US"/>
        </w:rPr>
        <w:tab/>
        <w:t xml:space="preserve">float </w:t>
      </w:r>
      <w:proofErr w:type="spellStart"/>
      <w:r w:rsidRPr="007E5008">
        <w:rPr>
          <w:lang w:val="en-US"/>
        </w:rPr>
        <w:t>limlow</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t>// Lower saturation value of the output</w:t>
      </w:r>
    </w:p>
    <w:p w14:paraId="6C9278B3" w14:textId="77777777" w:rsidR="007E5008" w:rsidRPr="007E5008" w:rsidRDefault="007E5008" w:rsidP="007E5008">
      <w:pPr>
        <w:pStyle w:val="ListParagraph"/>
        <w:rPr>
          <w:lang w:val="en-US"/>
        </w:rPr>
      </w:pPr>
      <w:r w:rsidRPr="007E5008">
        <w:rPr>
          <w:lang w:val="en-US"/>
        </w:rPr>
        <w:tab/>
        <w:t xml:space="preserve">float </w:t>
      </w:r>
      <w:proofErr w:type="spellStart"/>
      <w:r w:rsidRPr="007E5008">
        <w:rPr>
          <w:lang w:val="en-US"/>
        </w:rPr>
        <w:t>ui_prev</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t>// Previous value of the integral component</w:t>
      </w:r>
    </w:p>
    <w:p w14:paraId="4A2D6CBA" w14:textId="77777777" w:rsidR="007E5008" w:rsidRPr="007E5008" w:rsidRDefault="007E5008" w:rsidP="007E5008">
      <w:pPr>
        <w:pStyle w:val="ListParagraph"/>
        <w:rPr>
          <w:lang w:val="en-US"/>
        </w:rPr>
      </w:pPr>
      <w:r w:rsidRPr="007E5008">
        <w:rPr>
          <w:lang w:val="en-US"/>
        </w:rPr>
        <w:tab/>
        <w:t xml:space="preserve">float </w:t>
      </w:r>
      <w:proofErr w:type="spellStart"/>
      <w:r w:rsidRPr="007E5008">
        <w:rPr>
          <w:lang w:val="en-US"/>
        </w:rPr>
        <w:t>e_prev</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t>// Previous value of the error</w:t>
      </w:r>
    </w:p>
    <w:p w14:paraId="4BB10598" w14:textId="6AC0D009" w:rsidR="007E5008" w:rsidRPr="007E5008" w:rsidRDefault="007E5008" w:rsidP="007E5008">
      <w:pPr>
        <w:pStyle w:val="ListParagraph"/>
        <w:rPr>
          <w:lang w:val="en-US"/>
        </w:rPr>
      </w:pPr>
      <w:r w:rsidRPr="007E5008">
        <w:rPr>
          <w:lang w:val="en-US"/>
        </w:rPr>
        <w:t xml:space="preserve">    </w:t>
      </w:r>
      <w:r w:rsidR="00A24021">
        <w:rPr>
          <w:lang w:val="en-US"/>
        </w:rPr>
        <w:tab/>
      </w:r>
      <w:r w:rsidRPr="007E5008">
        <w:rPr>
          <w:lang w:val="en-US"/>
        </w:rPr>
        <w:t xml:space="preserve">float </w:t>
      </w:r>
      <w:proofErr w:type="spellStart"/>
      <w:proofErr w:type="gramStart"/>
      <w:r w:rsidRPr="007E5008">
        <w:rPr>
          <w:lang w:val="en-US"/>
        </w:rPr>
        <w:t>Fsamp</w:t>
      </w:r>
      <w:proofErr w:type="spellEnd"/>
      <w:r w:rsidRPr="007E5008">
        <w:rPr>
          <w:lang w:val="en-US"/>
        </w:rPr>
        <w:t xml:space="preserve">;   </w:t>
      </w:r>
      <w:proofErr w:type="gramEnd"/>
      <w:r w:rsidRPr="007E5008">
        <w:rPr>
          <w:lang w:val="en-US"/>
        </w:rPr>
        <w:t xml:space="preserve">             // sampling frequency of the PI controller</w:t>
      </w:r>
    </w:p>
    <w:p w14:paraId="613072E1" w14:textId="77777777" w:rsidR="007E5008" w:rsidRPr="007E5008" w:rsidRDefault="007E5008" w:rsidP="007E5008">
      <w:pPr>
        <w:pStyle w:val="ListParagraph"/>
        <w:rPr>
          <w:lang w:val="en-US"/>
        </w:rPr>
      </w:pPr>
      <w:r w:rsidRPr="007E5008">
        <w:rPr>
          <w:lang w:val="en-US"/>
        </w:rPr>
        <w:tab/>
        <w:t>float A</w:t>
      </w:r>
      <w:proofErr w:type="gramStart"/>
      <w:r w:rsidRPr="007E5008">
        <w:rPr>
          <w:lang w:val="en-US"/>
        </w:rPr>
        <w:t>1 ;</w:t>
      </w:r>
      <w:proofErr w:type="gramEnd"/>
    </w:p>
    <w:p w14:paraId="1AB419B3" w14:textId="77777777" w:rsidR="007E5008" w:rsidRPr="007E5008" w:rsidRDefault="007E5008" w:rsidP="007E5008">
      <w:pPr>
        <w:pStyle w:val="ListParagraph"/>
        <w:rPr>
          <w:lang w:val="en-US"/>
        </w:rPr>
      </w:pPr>
    </w:p>
    <w:p w14:paraId="0A4ABA74" w14:textId="77777777" w:rsidR="007E5008" w:rsidRPr="007E5008" w:rsidRDefault="007E5008" w:rsidP="007E5008">
      <w:pPr>
        <w:pStyle w:val="ListParagraph"/>
        <w:rPr>
          <w:lang w:val="en-US"/>
        </w:rPr>
      </w:pPr>
      <w:r w:rsidRPr="007E5008">
        <w:rPr>
          <w:lang w:val="en-US"/>
        </w:rPr>
        <w:t xml:space="preserve">} </w:t>
      </w:r>
      <w:proofErr w:type="spellStart"/>
      <w:proofErr w:type="gramStart"/>
      <w:r w:rsidRPr="007E5008">
        <w:rPr>
          <w:lang w:val="en-US"/>
        </w:rPr>
        <w:t>PIController</w:t>
      </w:r>
      <w:proofErr w:type="spellEnd"/>
      <w:r w:rsidRPr="007E5008">
        <w:rPr>
          <w:lang w:val="en-US"/>
        </w:rPr>
        <w:t>;</w:t>
      </w:r>
      <w:proofErr w:type="gramEnd"/>
    </w:p>
    <w:p w14:paraId="6FDFA01F" w14:textId="77777777" w:rsidR="007E5008" w:rsidRPr="007E5008" w:rsidRDefault="007E5008" w:rsidP="007E5008">
      <w:pPr>
        <w:pStyle w:val="ListParagraph"/>
        <w:rPr>
          <w:lang w:val="en-US"/>
        </w:rPr>
      </w:pPr>
    </w:p>
    <w:p w14:paraId="710EB700" w14:textId="77777777" w:rsidR="007E5008" w:rsidRPr="007E5008" w:rsidRDefault="007E5008" w:rsidP="007E5008">
      <w:pPr>
        <w:pStyle w:val="ListParagraph"/>
        <w:rPr>
          <w:lang w:val="en-US"/>
        </w:rPr>
      </w:pPr>
    </w:p>
    <w:p w14:paraId="5C8F7103" w14:textId="77777777" w:rsidR="007E5008" w:rsidRPr="007E5008" w:rsidRDefault="007E5008" w:rsidP="007E5008">
      <w:pPr>
        <w:pStyle w:val="ListParagraph"/>
        <w:rPr>
          <w:lang w:val="en-US"/>
        </w:rPr>
      </w:pPr>
    </w:p>
    <w:p w14:paraId="05EF5D3B" w14:textId="77777777" w:rsidR="007E5008" w:rsidRPr="007E5008" w:rsidRDefault="007E5008" w:rsidP="007E5008">
      <w:pPr>
        <w:pStyle w:val="ListParagraph"/>
        <w:rPr>
          <w:lang w:val="en-US"/>
        </w:rPr>
      </w:pPr>
      <w:r w:rsidRPr="007E5008">
        <w:rPr>
          <w:lang w:val="en-US"/>
        </w:rPr>
        <w:t>/**</w:t>
      </w:r>
    </w:p>
    <w:p w14:paraId="4AD84B71" w14:textId="77777777" w:rsidR="007E5008" w:rsidRPr="007E5008" w:rsidRDefault="007E5008" w:rsidP="007E5008">
      <w:pPr>
        <w:pStyle w:val="ListParagraph"/>
        <w:rPr>
          <w:lang w:val="en-US"/>
        </w:rPr>
      </w:pPr>
      <w:r w:rsidRPr="007E5008">
        <w:rPr>
          <w:lang w:val="en-US"/>
        </w:rPr>
        <w:t xml:space="preserve"> * Routine to configure the PI controller 'me' and pre-compute the necessary constants.</w:t>
      </w:r>
    </w:p>
    <w:p w14:paraId="66D311EE" w14:textId="77777777" w:rsidR="007E5008" w:rsidRPr="007E5008" w:rsidRDefault="007E5008" w:rsidP="007E5008">
      <w:pPr>
        <w:pStyle w:val="ListParagraph"/>
        <w:rPr>
          <w:lang w:val="en-US"/>
        </w:rPr>
      </w:pPr>
      <w:r w:rsidRPr="007E5008">
        <w:rPr>
          <w:lang w:val="en-US"/>
        </w:rPr>
        <w:t xml:space="preserve"> * @param *me</w:t>
      </w:r>
      <w:r w:rsidRPr="007E5008">
        <w:rPr>
          <w:lang w:val="en-US"/>
        </w:rPr>
        <w:tab/>
      </w:r>
      <w:r w:rsidRPr="007E5008">
        <w:rPr>
          <w:lang w:val="en-US"/>
        </w:rPr>
        <w:tab/>
        <w:t>the PID pseudo-object to be configured</w:t>
      </w:r>
    </w:p>
    <w:p w14:paraId="4A63B62C" w14:textId="77777777" w:rsidR="007E5008" w:rsidRPr="007E5008" w:rsidRDefault="007E5008" w:rsidP="007E5008">
      <w:pPr>
        <w:pStyle w:val="ListParagraph"/>
        <w:rPr>
          <w:lang w:val="en-US"/>
        </w:rPr>
      </w:pPr>
      <w:r w:rsidRPr="007E5008">
        <w:rPr>
          <w:lang w:val="en-US"/>
        </w:rPr>
        <w:t xml:space="preserve"> * @param </w:t>
      </w:r>
      <w:proofErr w:type="spellStart"/>
      <w:r w:rsidRPr="007E5008">
        <w:rPr>
          <w:lang w:val="en-US"/>
        </w:rPr>
        <w:t>kp</w:t>
      </w:r>
      <w:proofErr w:type="spellEnd"/>
      <w:r w:rsidRPr="007E5008">
        <w:rPr>
          <w:lang w:val="en-US"/>
        </w:rPr>
        <w:tab/>
      </w:r>
      <w:r w:rsidRPr="007E5008">
        <w:rPr>
          <w:lang w:val="en-US"/>
        </w:rPr>
        <w:tab/>
        <w:t>proportional gain</w:t>
      </w:r>
    </w:p>
    <w:p w14:paraId="6E50803C" w14:textId="77777777" w:rsidR="007E5008" w:rsidRPr="007E5008" w:rsidRDefault="007E5008" w:rsidP="007E5008">
      <w:pPr>
        <w:pStyle w:val="ListParagraph"/>
        <w:rPr>
          <w:lang w:val="en-US"/>
        </w:rPr>
      </w:pPr>
      <w:r w:rsidRPr="007E5008">
        <w:rPr>
          <w:lang w:val="en-US"/>
        </w:rPr>
        <w:lastRenderedPageBreak/>
        <w:t xml:space="preserve"> * @param </w:t>
      </w:r>
      <w:proofErr w:type="spellStart"/>
      <w:r w:rsidRPr="007E5008">
        <w:rPr>
          <w:lang w:val="en-US"/>
        </w:rPr>
        <w:t>ti</w:t>
      </w:r>
      <w:proofErr w:type="spellEnd"/>
      <w:r w:rsidRPr="007E5008">
        <w:rPr>
          <w:lang w:val="en-US"/>
        </w:rPr>
        <w:tab/>
      </w:r>
      <w:r w:rsidRPr="007E5008">
        <w:rPr>
          <w:lang w:val="en-US"/>
        </w:rPr>
        <w:tab/>
        <w:t>integral time constant</w:t>
      </w:r>
    </w:p>
    <w:p w14:paraId="21547E3A" w14:textId="77777777" w:rsidR="007E5008" w:rsidRPr="007E5008" w:rsidRDefault="007E5008" w:rsidP="007E5008">
      <w:pPr>
        <w:pStyle w:val="ListParagraph"/>
        <w:rPr>
          <w:lang w:val="en-US"/>
        </w:rPr>
      </w:pPr>
      <w:r w:rsidRPr="007E5008">
        <w:rPr>
          <w:lang w:val="en-US"/>
        </w:rPr>
        <w:t xml:space="preserve"> * @param </w:t>
      </w:r>
      <w:proofErr w:type="spellStart"/>
      <w:r w:rsidRPr="007E5008">
        <w:rPr>
          <w:lang w:val="en-US"/>
        </w:rPr>
        <w:t>limup</w:t>
      </w:r>
      <w:proofErr w:type="spellEnd"/>
      <w:r w:rsidRPr="007E5008">
        <w:rPr>
          <w:lang w:val="en-US"/>
        </w:rPr>
        <w:tab/>
      </w:r>
      <w:r w:rsidRPr="007E5008">
        <w:rPr>
          <w:lang w:val="en-US"/>
        </w:rPr>
        <w:tab/>
        <w:t>upper saturation threshold of the output quantity</w:t>
      </w:r>
    </w:p>
    <w:p w14:paraId="417B376F" w14:textId="77777777" w:rsidR="007E5008" w:rsidRPr="007E5008" w:rsidRDefault="007E5008" w:rsidP="007E5008">
      <w:pPr>
        <w:pStyle w:val="ListParagraph"/>
        <w:rPr>
          <w:lang w:val="en-US"/>
        </w:rPr>
      </w:pPr>
      <w:r w:rsidRPr="007E5008">
        <w:rPr>
          <w:lang w:val="en-US"/>
        </w:rPr>
        <w:t xml:space="preserve"> * @param </w:t>
      </w:r>
      <w:proofErr w:type="spellStart"/>
      <w:r w:rsidRPr="007E5008">
        <w:rPr>
          <w:lang w:val="en-US"/>
        </w:rPr>
        <w:t>limlow</w:t>
      </w:r>
      <w:proofErr w:type="spellEnd"/>
      <w:r w:rsidRPr="007E5008">
        <w:rPr>
          <w:lang w:val="en-US"/>
        </w:rPr>
        <w:tab/>
        <w:t>lower saturation threshold of the output quantity</w:t>
      </w:r>
    </w:p>
    <w:p w14:paraId="2F0A784A" w14:textId="77777777" w:rsidR="007E5008" w:rsidRPr="007E5008" w:rsidRDefault="007E5008" w:rsidP="007E5008">
      <w:pPr>
        <w:pStyle w:val="ListParagraph"/>
        <w:rPr>
          <w:lang w:val="en-US"/>
        </w:rPr>
      </w:pPr>
      <w:r w:rsidRPr="007E5008">
        <w:rPr>
          <w:lang w:val="en-US"/>
        </w:rPr>
        <w:t xml:space="preserve"> * @param </w:t>
      </w:r>
      <w:proofErr w:type="spellStart"/>
      <w:r w:rsidRPr="007E5008">
        <w:rPr>
          <w:lang w:val="en-US"/>
        </w:rPr>
        <w:t>Fsamp</w:t>
      </w:r>
      <w:proofErr w:type="spellEnd"/>
      <w:r w:rsidRPr="007E5008">
        <w:rPr>
          <w:lang w:val="en-US"/>
        </w:rPr>
        <w:t xml:space="preserve"> </w:t>
      </w:r>
      <w:r w:rsidRPr="007E5008">
        <w:rPr>
          <w:lang w:val="en-US"/>
        </w:rPr>
        <w:tab/>
        <w:t>sampling (interrupt) frequency</w:t>
      </w:r>
    </w:p>
    <w:p w14:paraId="3FB575FD" w14:textId="77777777" w:rsidR="007E5008" w:rsidRPr="007E5008" w:rsidRDefault="007E5008" w:rsidP="007E5008">
      <w:pPr>
        <w:pStyle w:val="ListParagraph"/>
        <w:rPr>
          <w:lang w:val="en-US"/>
        </w:rPr>
      </w:pPr>
      <w:r w:rsidRPr="007E5008">
        <w:rPr>
          <w:lang w:val="en-US"/>
        </w:rPr>
        <w:t xml:space="preserve"> * @return void</w:t>
      </w:r>
    </w:p>
    <w:p w14:paraId="2F7C5336" w14:textId="77777777" w:rsidR="007E5008" w:rsidRPr="007E5008" w:rsidRDefault="007E5008" w:rsidP="007E5008">
      <w:pPr>
        <w:pStyle w:val="ListParagraph"/>
        <w:rPr>
          <w:lang w:val="en-US"/>
        </w:rPr>
      </w:pPr>
      <w:r w:rsidRPr="007E5008">
        <w:rPr>
          <w:lang w:val="en-US"/>
        </w:rPr>
        <w:t xml:space="preserve"> */</w:t>
      </w:r>
    </w:p>
    <w:p w14:paraId="4F911276" w14:textId="77777777" w:rsidR="007E5008" w:rsidRPr="007E5008" w:rsidRDefault="007E5008" w:rsidP="007E5008">
      <w:pPr>
        <w:pStyle w:val="ListParagraph"/>
        <w:rPr>
          <w:lang w:val="en-US"/>
        </w:rPr>
      </w:pPr>
    </w:p>
    <w:p w14:paraId="0B7E1C86" w14:textId="77777777" w:rsidR="007E5008" w:rsidRPr="007E5008" w:rsidRDefault="007E5008" w:rsidP="007E5008">
      <w:pPr>
        <w:pStyle w:val="ListParagraph"/>
        <w:rPr>
          <w:lang w:val="en-US"/>
        </w:rPr>
      </w:pPr>
      <w:r w:rsidRPr="007E5008">
        <w:rPr>
          <w:lang w:val="en-US"/>
        </w:rPr>
        <w:t xml:space="preserve">void </w:t>
      </w:r>
      <w:proofErr w:type="spellStart"/>
      <w:proofErr w:type="gramStart"/>
      <w:r w:rsidRPr="007E5008">
        <w:rPr>
          <w:lang w:val="en-US"/>
        </w:rPr>
        <w:t>ConfigPIController</w:t>
      </w:r>
      <w:proofErr w:type="spellEnd"/>
      <w:r w:rsidRPr="007E5008">
        <w:rPr>
          <w:lang w:val="en-US"/>
        </w:rPr>
        <w:t>(</w:t>
      </w:r>
      <w:proofErr w:type="spellStart"/>
      <w:proofErr w:type="gramEnd"/>
      <w:r w:rsidRPr="007E5008">
        <w:rPr>
          <w:lang w:val="en-US"/>
        </w:rPr>
        <w:t>PIController</w:t>
      </w:r>
      <w:proofErr w:type="spellEnd"/>
      <w:r w:rsidRPr="007E5008">
        <w:rPr>
          <w:lang w:val="en-US"/>
        </w:rPr>
        <w:t xml:space="preserve">* me, float </w:t>
      </w:r>
      <w:proofErr w:type="spellStart"/>
      <w:r w:rsidRPr="007E5008">
        <w:rPr>
          <w:lang w:val="en-US"/>
        </w:rPr>
        <w:t>kp</w:t>
      </w:r>
      <w:proofErr w:type="spellEnd"/>
      <w:r w:rsidRPr="007E5008">
        <w:rPr>
          <w:lang w:val="en-US"/>
        </w:rPr>
        <w:t xml:space="preserve">, float </w:t>
      </w:r>
      <w:proofErr w:type="spellStart"/>
      <w:r w:rsidRPr="007E5008">
        <w:rPr>
          <w:lang w:val="en-US"/>
        </w:rPr>
        <w:t>ti</w:t>
      </w:r>
      <w:proofErr w:type="spellEnd"/>
      <w:r w:rsidRPr="007E5008">
        <w:rPr>
          <w:lang w:val="en-US"/>
        </w:rPr>
        <w:t xml:space="preserve">, float </w:t>
      </w:r>
      <w:proofErr w:type="spellStart"/>
      <w:r w:rsidRPr="007E5008">
        <w:rPr>
          <w:lang w:val="en-US"/>
        </w:rPr>
        <w:t>limup</w:t>
      </w:r>
      <w:proofErr w:type="spellEnd"/>
      <w:r w:rsidRPr="007E5008">
        <w:rPr>
          <w:lang w:val="en-US"/>
        </w:rPr>
        <w:t xml:space="preserve">, float </w:t>
      </w:r>
      <w:proofErr w:type="spellStart"/>
      <w:r w:rsidRPr="007E5008">
        <w:rPr>
          <w:lang w:val="en-US"/>
        </w:rPr>
        <w:t>limlow</w:t>
      </w:r>
      <w:proofErr w:type="spellEnd"/>
      <w:r w:rsidRPr="007E5008">
        <w:rPr>
          <w:lang w:val="en-US"/>
        </w:rPr>
        <w:t xml:space="preserve">, float </w:t>
      </w:r>
      <w:proofErr w:type="spellStart"/>
      <w:r w:rsidRPr="007E5008">
        <w:rPr>
          <w:lang w:val="en-US"/>
        </w:rPr>
        <w:t>Fsamp</w:t>
      </w:r>
      <w:proofErr w:type="spellEnd"/>
      <w:r w:rsidRPr="007E5008">
        <w:rPr>
          <w:lang w:val="en-US"/>
        </w:rPr>
        <w:t>);</w:t>
      </w:r>
    </w:p>
    <w:p w14:paraId="00190A7D" w14:textId="77777777" w:rsidR="007E5008" w:rsidRPr="007E5008" w:rsidRDefault="007E5008" w:rsidP="007E5008">
      <w:pPr>
        <w:pStyle w:val="ListParagraph"/>
        <w:rPr>
          <w:lang w:val="en-US"/>
        </w:rPr>
      </w:pPr>
    </w:p>
    <w:p w14:paraId="5BB40DAA" w14:textId="77777777" w:rsidR="007E5008" w:rsidRPr="007E5008" w:rsidRDefault="007E5008" w:rsidP="007E5008">
      <w:pPr>
        <w:pStyle w:val="ListParagraph"/>
        <w:rPr>
          <w:lang w:val="en-US"/>
        </w:rPr>
      </w:pPr>
    </w:p>
    <w:p w14:paraId="257D0BB3" w14:textId="77777777" w:rsidR="007E5008" w:rsidRPr="007E5008" w:rsidRDefault="007E5008" w:rsidP="007E5008">
      <w:pPr>
        <w:pStyle w:val="ListParagraph"/>
        <w:rPr>
          <w:lang w:val="en-US"/>
        </w:rPr>
      </w:pPr>
    </w:p>
    <w:p w14:paraId="4936AA71" w14:textId="77777777" w:rsidR="007E5008" w:rsidRPr="007E5008" w:rsidRDefault="007E5008" w:rsidP="007E5008">
      <w:pPr>
        <w:pStyle w:val="ListParagraph"/>
        <w:rPr>
          <w:lang w:val="en-US"/>
        </w:rPr>
      </w:pPr>
      <w:r w:rsidRPr="007E5008">
        <w:rPr>
          <w:lang w:val="en-US"/>
        </w:rPr>
        <w:t>/**</w:t>
      </w:r>
    </w:p>
    <w:p w14:paraId="513597C7" w14:textId="77777777" w:rsidR="007E5008" w:rsidRPr="007E5008" w:rsidRDefault="007E5008" w:rsidP="007E5008">
      <w:pPr>
        <w:pStyle w:val="ListParagraph"/>
        <w:rPr>
          <w:lang w:val="en-US"/>
        </w:rPr>
      </w:pPr>
      <w:r w:rsidRPr="007E5008">
        <w:rPr>
          <w:lang w:val="en-US"/>
        </w:rPr>
        <w:t xml:space="preserve"> * Routines to run the pseudo-object 'me' depending </w:t>
      </w:r>
      <w:proofErr w:type="gramStart"/>
      <w:r w:rsidRPr="007E5008">
        <w:rPr>
          <w:lang w:val="en-US"/>
        </w:rPr>
        <w:t>of</w:t>
      </w:r>
      <w:proofErr w:type="gramEnd"/>
      <w:r w:rsidRPr="007E5008">
        <w:rPr>
          <w:lang w:val="en-US"/>
        </w:rPr>
        <w:t xml:space="preserve"> its actual nature (PI, PID, etc. controllers)</w:t>
      </w:r>
    </w:p>
    <w:p w14:paraId="100C8842" w14:textId="77777777" w:rsidR="007E5008" w:rsidRPr="007E5008" w:rsidRDefault="007E5008" w:rsidP="007E5008">
      <w:pPr>
        <w:pStyle w:val="ListParagraph"/>
        <w:rPr>
          <w:lang w:val="en-US"/>
        </w:rPr>
      </w:pPr>
      <w:r w:rsidRPr="007E5008">
        <w:rPr>
          <w:lang w:val="en-US"/>
        </w:rPr>
        <w:t xml:space="preserve"> * @param *me</w:t>
      </w:r>
      <w:r w:rsidRPr="007E5008">
        <w:rPr>
          <w:lang w:val="en-US"/>
        </w:rPr>
        <w:tab/>
      </w:r>
      <w:r w:rsidRPr="007E5008">
        <w:rPr>
          <w:lang w:val="en-US"/>
        </w:rPr>
        <w:tab/>
        <w:t>the corresponding PID pseudo-object (parameters and state quantities)</w:t>
      </w:r>
    </w:p>
    <w:p w14:paraId="4BD41315" w14:textId="77777777" w:rsidR="007E5008" w:rsidRPr="007E5008" w:rsidRDefault="007E5008" w:rsidP="007E5008">
      <w:pPr>
        <w:pStyle w:val="ListParagraph"/>
        <w:rPr>
          <w:lang w:val="en-US"/>
        </w:rPr>
      </w:pPr>
      <w:r w:rsidRPr="007E5008">
        <w:rPr>
          <w:lang w:val="en-US"/>
        </w:rPr>
        <w:t xml:space="preserve"> * @param error</w:t>
      </w:r>
      <w:r w:rsidRPr="007E5008">
        <w:rPr>
          <w:lang w:val="en-US"/>
        </w:rPr>
        <w:tab/>
      </w:r>
      <w:r w:rsidRPr="007E5008">
        <w:rPr>
          <w:lang w:val="en-US"/>
        </w:rPr>
        <w:tab/>
        <w:t>the setpoint value minus the measured value</w:t>
      </w:r>
    </w:p>
    <w:p w14:paraId="21ECF4EE" w14:textId="77777777" w:rsidR="007E5008" w:rsidRPr="007E5008" w:rsidRDefault="007E5008" w:rsidP="007E5008">
      <w:pPr>
        <w:pStyle w:val="ListParagraph"/>
        <w:rPr>
          <w:lang w:val="en-US"/>
        </w:rPr>
      </w:pPr>
      <w:r w:rsidRPr="007E5008">
        <w:rPr>
          <w:lang w:val="en-US"/>
        </w:rPr>
        <w:t xml:space="preserve"> * @return</w:t>
      </w:r>
      <w:r w:rsidRPr="007E5008">
        <w:rPr>
          <w:lang w:val="en-US"/>
        </w:rPr>
        <w:tab/>
      </w:r>
      <w:r w:rsidRPr="007E5008">
        <w:rPr>
          <w:lang w:val="en-US"/>
        </w:rPr>
        <w:tab/>
      </w:r>
      <w:r w:rsidRPr="007E5008">
        <w:rPr>
          <w:lang w:val="en-US"/>
        </w:rPr>
        <w:tab/>
        <w:t>the control variable for the measured quantity (output of the controller)</w:t>
      </w:r>
    </w:p>
    <w:p w14:paraId="1A7D224F" w14:textId="77777777" w:rsidR="007E5008" w:rsidRPr="007E5008" w:rsidRDefault="007E5008" w:rsidP="007E5008">
      <w:pPr>
        <w:pStyle w:val="ListParagraph"/>
        <w:rPr>
          <w:lang w:val="en-US"/>
        </w:rPr>
      </w:pPr>
      <w:r w:rsidRPr="007E5008">
        <w:rPr>
          <w:lang w:val="en-US"/>
        </w:rPr>
        <w:t xml:space="preserve"> */</w:t>
      </w:r>
    </w:p>
    <w:p w14:paraId="4D99EDFD" w14:textId="77777777" w:rsidR="007E5008" w:rsidRPr="007E5008" w:rsidRDefault="007E5008" w:rsidP="007E5008">
      <w:pPr>
        <w:pStyle w:val="ListParagraph"/>
        <w:rPr>
          <w:lang w:val="en-US"/>
        </w:rPr>
      </w:pPr>
    </w:p>
    <w:p w14:paraId="254BF314" w14:textId="77777777" w:rsidR="007E5008" w:rsidRPr="007E5008" w:rsidRDefault="007E5008" w:rsidP="007E5008">
      <w:pPr>
        <w:pStyle w:val="ListParagraph"/>
        <w:rPr>
          <w:lang w:val="en-US"/>
        </w:rPr>
      </w:pPr>
      <w:r w:rsidRPr="007E5008">
        <w:rPr>
          <w:lang w:val="en-US"/>
        </w:rPr>
        <w:t xml:space="preserve">float </w:t>
      </w:r>
      <w:proofErr w:type="spellStart"/>
      <w:proofErr w:type="gramStart"/>
      <w:r w:rsidRPr="007E5008">
        <w:rPr>
          <w:lang w:val="en-US"/>
        </w:rPr>
        <w:t>RunPIController</w:t>
      </w:r>
      <w:proofErr w:type="spellEnd"/>
      <w:r w:rsidRPr="007E5008">
        <w:rPr>
          <w:lang w:val="en-US"/>
        </w:rPr>
        <w:t>(</w:t>
      </w:r>
      <w:proofErr w:type="spellStart"/>
      <w:proofErr w:type="gramEnd"/>
      <w:r w:rsidRPr="007E5008">
        <w:rPr>
          <w:lang w:val="en-US"/>
        </w:rPr>
        <w:t>PIController</w:t>
      </w:r>
      <w:proofErr w:type="spellEnd"/>
      <w:r w:rsidRPr="007E5008">
        <w:rPr>
          <w:lang w:val="en-US"/>
        </w:rPr>
        <w:t>* me, float error);</w:t>
      </w:r>
    </w:p>
    <w:p w14:paraId="6DB91CE1" w14:textId="77777777" w:rsidR="007E5008" w:rsidRPr="007E5008" w:rsidRDefault="007E5008" w:rsidP="007E5008">
      <w:pPr>
        <w:pStyle w:val="ListParagraph"/>
        <w:rPr>
          <w:lang w:val="en-US"/>
        </w:rPr>
      </w:pPr>
    </w:p>
    <w:p w14:paraId="7195E30A" w14:textId="77777777" w:rsidR="007E5008" w:rsidRPr="007E5008" w:rsidRDefault="007E5008" w:rsidP="007E5008">
      <w:pPr>
        <w:pStyle w:val="ListParagraph"/>
        <w:rPr>
          <w:lang w:val="en-US"/>
        </w:rPr>
      </w:pPr>
    </w:p>
    <w:p w14:paraId="17F49DEA" w14:textId="1E33E7DA" w:rsidR="007E5008" w:rsidRDefault="007E5008" w:rsidP="007E5008">
      <w:pPr>
        <w:pStyle w:val="ListParagraph"/>
        <w:rPr>
          <w:lang w:val="en-US"/>
        </w:rPr>
      </w:pPr>
      <w:r w:rsidRPr="007E5008">
        <w:rPr>
          <w:lang w:val="en-US"/>
        </w:rPr>
        <w:t>#endif /*CONTROLLERS_H_*/</w:t>
      </w:r>
    </w:p>
    <w:p w14:paraId="1D41D772" w14:textId="77777777" w:rsidR="007E5008" w:rsidRDefault="007E5008" w:rsidP="00082E00">
      <w:pPr>
        <w:pStyle w:val="ListParagraph"/>
        <w:rPr>
          <w:lang w:val="en-US"/>
        </w:rPr>
      </w:pPr>
    </w:p>
    <w:p w14:paraId="5EC42BFF" w14:textId="77777777" w:rsidR="007E5008" w:rsidRDefault="007E5008" w:rsidP="00082E00">
      <w:pPr>
        <w:pStyle w:val="ListParagraph"/>
        <w:rPr>
          <w:lang w:val="en-US"/>
        </w:rPr>
      </w:pPr>
    </w:p>
    <w:p w14:paraId="20704470" w14:textId="1826667F" w:rsidR="007E5008" w:rsidRPr="00A24021" w:rsidRDefault="00A24021" w:rsidP="00A24021">
      <w:pPr>
        <w:rPr>
          <w:lang w:val="en-US"/>
        </w:rPr>
      </w:pPr>
      <w:proofErr w:type="spellStart"/>
      <w:r w:rsidRPr="00A24021">
        <w:rPr>
          <w:b/>
          <w:bCs/>
          <w:sz w:val="28"/>
          <w:szCs w:val="28"/>
          <w:u w:val="single"/>
          <w:lang w:val="en-US"/>
        </w:rPr>
        <w:t>PI_</w:t>
      </w:r>
      <w:proofErr w:type="gramStart"/>
      <w:r w:rsidRPr="00A24021">
        <w:rPr>
          <w:b/>
          <w:bCs/>
          <w:sz w:val="28"/>
          <w:szCs w:val="28"/>
          <w:u w:val="single"/>
          <w:lang w:val="en-US"/>
        </w:rPr>
        <w:t>controller.</w:t>
      </w:r>
      <w:r>
        <w:rPr>
          <w:b/>
          <w:bCs/>
          <w:sz w:val="28"/>
          <w:szCs w:val="28"/>
          <w:u w:val="single"/>
          <w:lang w:val="en-US"/>
        </w:rPr>
        <w:t>Cpp</w:t>
      </w:r>
      <w:proofErr w:type="spellEnd"/>
      <w:proofErr w:type="gramEnd"/>
    </w:p>
    <w:p w14:paraId="3F0F8AA9" w14:textId="77777777" w:rsidR="007E5008" w:rsidRPr="007E5008" w:rsidRDefault="007E5008" w:rsidP="007E5008">
      <w:pPr>
        <w:pStyle w:val="ListParagraph"/>
        <w:rPr>
          <w:lang w:val="en-US"/>
        </w:rPr>
      </w:pPr>
      <w:r w:rsidRPr="007E5008">
        <w:rPr>
          <w:lang w:val="en-US"/>
        </w:rPr>
        <w:t>/*</w:t>
      </w:r>
    </w:p>
    <w:p w14:paraId="52474591" w14:textId="77777777" w:rsidR="007E5008" w:rsidRPr="007E5008" w:rsidRDefault="007E5008" w:rsidP="007E5008">
      <w:pPr>
        <w:pStyle w:val="ListParagraph"/>
        <w:rPr>
          <w:lang w:val="en-US"/>
        </w:rPr>
      </w:pPr>
      <w:r w:rsidRPr="007E5008">
        <w:rPr>
          <w:lang w:val="en-US"/>
        </w:rPr>
        <w:t xml:space="preserve"> *</w:t>
      </w:r>
      <w:r w:rsidRPr="007E5008">
        <w:rPr>
          <w:lang w:val="en-US"/>
        </w:rPr>
        <w:tab/>
        <w:t>@title</w:t>
      </w:r>
      <w:r w:rsidRPr="007E5008">
        <w:rPr>
          <w:lang w:val="en-US"/>
        </w:rPr>
        <w:tab/>
        <w:t>Discrete closed-loop controllers</w:t>
      </w:r>
    </w:p>
    <w:p w14:paraId="1344B328" w14:textId="77777777" w:rsidR="007E5008" w:rsidRPr="007E5008" w:rsidRDefault="007E5008" w:rsidP="007E5008">
      <w:pPr>
        <w:pStyle w:val="ListParagraph"/>
        <w:rPr>
          <w:lang w:val="en-US"/>
        </w:rPr>
      </w:pPr>
      <w:r w:rsidRPr="007E5008">
        <w:rPr>
          <w:lang w:val="en-US"/>
        </w:rPr>
        <w:t xml:space="preserve"> *</w:t>
      </w:r>
      <w:r w:rsidRPr="007E5008">
        <w:rPr>
          <w:lang w:val="en-US"/>
        </w:rPr>
        <w:tab/>
        <w:t>@author</w:t>
      </w:r>
      <w:r w:rsidRPr="007E5008">
        <w:rPr>
          <w:lang w:val="en-US"/>
        </w:rPr>
        <w:tab/>
        <w:t>ALEK GUEDEGBE (LAEH CEA GRENOBLE)</w:t>
      </w:r>
    </w:p>
    <w:p w14:paraId="4D99B316" w14:textId="77777777" w:rsidR="007E5008" w:rsidRPr="007E5008" w:rsidRDefault="007E5008" w:rsidP="007E5008">
      <w:pPr>
        <w:pStyle w:val="ListParagraph"/>
        <w:rPr>
          <w:lang w:val="en-US"/>
        </w:rPr>
      </w:pPr>
      <w:r w:rsidRPr="007E5008">
        <w:rPr>
          <w:lang w:val="en-US"/>
        </w:rPr>
        <w:t xml:space="preserve"> *</w:t>
      </w:r>
      <w:r w:rsidRPr="007E5008">
        <w:rPr>
          <w:lang w:val="en-US"/>
        </w:rPr>
        <w:tab/>
        <w:t>@file</w:t>
      </w:r>
      <w:r w:rsidRPr="007E5008">
        <w:rPr>
          <w:lang w:val="en-US"/>
        </w:rPr>
        <w:tab/>
        <w:t>controllers.cpp &lt;--&gt; WPI=Workflow PSIM to IMPERIX</w:t>
      </w:r>
    </w:p>
    <w:p w14:paraId="1C783D9E" w14:textId="77777777" w:rsidR="007E5008" w:rsidRPr="007E5008" w:rsidRDefault="007E5008" w:rsidP="007E5008">
      <w:pPr>
        <w:pStyle w:val="ListParagraph"/>
        <w:rPr>
          <w:lang w:val="en-US"/>
        </w:rPr>
      </w:pPr>
      <w:r w:rsidRPr="007E5008">
        <w:rPr>
          <w:lang w:val="en-US"/>
        </w:rPr>
        <w:t xml:space="preserve"> */</w:t>
      </w:r>
    </w:p>
    <w:p w14:paraId="4BE09C15" w14:textId="77777777" w:rsidR="007E5008" w:rsidRPr="007E5008" w:rsidRDefault="007E5008" w:rsidP="007E5008">
      <w:pPr>
        <w:pStyle w:val="ListParagraph"/>
        <w:rPr>
          <w:lang w:val="en-US"/>
        </w:rPr>
      </w:pPr>
    </w:p>
    <w:p w14:paraId="02D0A8A0" w14:textId="77777777" w:rsidR="007E5008" w:rsidRPr="007E5008" w:rsidRDefault="007E5008" w:rsidP="007E5008">
      <w:pPr>
        <w:pStyle w:val="ListParagraph"/>
        <w:rPr>
          <w:lang w:val="en-US"/>
        </w:rPr>
      </w:pPr>
    </w:p>
    <w:p w14:paraId="19E1B12F" w14:textId="77777777" w:rsidR="007E5008" w:rsidRPr="007E5008" w:rsidRDefault="007E5008" w:rsidP="007E5008">
      <w:pPr>
        <w:pStyle w:val="ListParagraph"/>
        <w:rPr>
          <w:lang w:val="en-US"/>
        </w:rPr>
      </w:pPr>
      <w:r w:rsidRPr="007E5008">
        <w:rPr>
          <w:lang w:val="en-US"/>
        </w:rPr>
        <w:t>#include "</w:t>
      </w:r>
      <w:proofErr w:type="spellStart"/>
      <w:r w:rsidRPr="007E5008">
        <w:rPr>
          <w:lang w:val="en-US"/>
        </w:rPr>
        <w:t>controllers.h</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r>
      <w:r w:rsidRPr="007E5008">
        <w:rPr>
          <w:lang w:val="en-US"/>
        </w:rPr>
        <w:tab/>
        <w:t xml:space="preserve">                                    // Corresponding header file</w:t>
      </w:r>
    </w:p>
    <w:p w14:paraId="02570E41" w14:textId="77777777" w:rsidR="007E5008" w:rsidRPr="007E5008" w:rsidRDefault="007E5008" w:rsidP="007E5008">
      <w:pPr>
        <w:pStyle w:val="ListParagraph"/>
        <w:rPr>
          <w:lang w:val="en-US"/>
        </w:rPr>
      </w:pPr>
      <w:r w:rsidRPr="007E5008">
        <w:rPr>
          <w:lang w:val="en-US"/>
        </w:rPr>
        <w:t>#include &lt;</w:t>
      </w:r>
      <w:proofErr w:type="spellStart"/>
      <w:r w:rsidRPr="007E5008">
        <w:rPr>
          <w:lang w:val="en-US"/>
        </w:rPr>
        <w:t>cmath</w:t>
      </w:r>
      <w:proofErr w:type="spellEnd"/>
      <w:r w:rsidRPr="007E5008">
        <w:rPr>
          <w:lang w:val="en-US"/>
        </w:rPr>
        <w:t>&gt;</w:t>
      </w:r>
      <w:r w:rsidRPr="007E5008">
        <w:rPr>
          <w:lang w:val="en-US"/>
        </w:rPr>
        <w:tab/>
      </w:r>
      <w:r w:rsidRPr="007E5008">
        <w:rPr>
          <w:lang w:val="en-US"/>
        </w:rPr>
        <w:tab/>
      </w:r>
      <w:r w:rsidRPr="007E5008">
        <w:rPr>
          <w:lang w:val="en-US"/>
        </w:rPr>
        <w:tab/>
      </w:r>
      <w:r w:rsidRPr="007E5008">
        <w:rPr>
          <w:lang w:val="en-US"/>
        </w:rPr>
        <w:tab/>
      </w:r>
      <w:r w:rsidRPr="007E5008">
        <w:rPr>
          <w:lang w:val="en-US"/>
        </w:rPr>
        <w:tab/>
      </w:r>
      <w:r w:rsidRPr="007E5008">
        <w:rPr>
          <w:lang w:val="en-US"/>
        </w:rPr>
        <w:tab/>
      </w:r>
      <w:r w:rsidRPr="007E5008">
        <w:rPr>
          <w:lang w:val="en-US"/>
        </w:rPr>
        <w:tab/>
        <w:t xml:space="preserve">                                    // Standard math library</w:t>
      </w:r>
    </w:p>
    <w:p w14:paraId="60CA843D" w14:textId="77777777" w:rsidR="007E5008" w:rsidRPr="007E5008" w:rsidRDefault="007E5008" w:rsidP="007E5008">
      <w:pPr>
        <w:pStyle w:val="ListParagraph"/>
        <w:rPr>
          <w:lang w:val="en-US"/>
        </w:rPr>
      </w:pPr>
    </w:p>
    <w:p w14:paraId="544013F1" w14:textId="77777777" w:rsidR="007E5008" w:rsidRPr="007E5008" w:rsidRDefault="007E5008" w:rsidP="007E5008">
      <w:pPr>
        <w:pStyle w:val="ListParagraph"/>
        <w:rPr>
          <w:lang w:val="en-US"/>
        </w:rPr>
      </w:pPr>
      <w:r w:rsidRPr="007E5008">
        <w:rPr>
          <w:lang w:val="en-US"/>
        </w:rPr>
        <w:t>#include "Core/</w:t>
      </w:r>
      <w:proofErr w:type="spellStart"/>
      <w:r w:rsidRPr="007E5008">
        <w:rPr>
          <w:lang w:val="en-US"/>
        </w:rPr>
        <w:t>core.h</w:t>
      </w:r>
      <w:proofErr w:type="spellEnd"/>
      <w:r w:rsidRPr="007E5008">
        <w:rPr>
          <w:lang w:val="en-US"/>
        </w:rPr>
        <w:t>"</w:t>
      </w:r>
    </w:p>
    <w:p w14:paraId="3949F817" w14:textId="77777777" w:rsidR="007E5008" w:rsidRPr="007E5008" w:rsidRDefault="007E5008" w:rsidP="007E5008">
      <w:pPr>
        <w:pStyle w:val="ListParagraph"/>
        <w:rPr>
          <w:lang w:val="en-US"/>
        </w:rPr>
      </w:pPr>
    </w:p>
    <w:p w14:paraId="65BF67A4" w14:textId="77777777" w:rsidR="007E5008" w:rsidRPr="007E5008" w:rsidRDefault="007E5008" w:rsidP="007E5008">
      <w:pPr>
        <w:pStyle w:val="ListParagraph"/>
        <w:rPr>
          <w:lang w:val="en-US"/>
        </w:rPr>
      </w:pPr>
    </w:p>
    <w:p w14:paraId="7AF7DDE2" w14:textId="77777777" w:rsidR="007E5008" w:rsidRPr="007E5008" w:rsidRDefault="007E5008" w:rsidP="007E5008">
      <w:pPr>
        <w:pStyle w:val="ListParagraph"/>
        <w:rPr>
          <w:lang w:val="en-US"/>
        </w:rPr>
      </w:pPr>
      <w:r w:rsidRPr="007E5008">
        <w:rPr>
          <w:lang w:val="en-US"/>
        </w:rPr>
        <w:t>/*</w:t>
      </w:r>
    </w:p>
    <w:p w14:paraId="1208291B" w14:textId="77777777" w:rsidR="007E5008" w:rsidRPr="007E5008" w:rsidRDefault="007E5008" w:rsidP="007E5008">
      <w:pPr>
        <w:pStyle w:val="ListParagraph"/>
        <w:rPr>
          <w:lang w:val="en-US"/>
        </w:rPr>
      </w:pPr>
      <w:r w:rsidRPr="007E5008">
        <w:rPr>
          <w:lang w:val="en-US"/>
        </w:rPr>
        <w:t xml:space="preserve"> * Routine to configure the PI controller and pre-compute the necessary constants.</w:t>
      </w:r>
    </w:p>
    <w:p w14:paraId="5E1DA9FA" w14:textId="77777777" w:rsidR="007E5008" w:rsidRPr="007E5008" w:rsidRDefault="007E5008" w:rsidP="007E5008">
      <w:pPr>
        <w:pStyle w:val="ListParagraph"/>
        <w:rPr>
          <w:lang w:val="en-US"/>
        </w:rPr>
      </w:pPr>
      <w:r w:rsidRPr="007E5008">
        <w:rPr>
          <w:lang w:val="en-US"/>
        </w:rPr>
        <w:t xml:space="preserve"> */</w:t>
      </w:r>
    </w:p>
    <w:p w14:paraId="330ECC5D" w14:textId="77777777" w:rsidR="007E5008" w:rsidRPr="007E5008" w:rsidRDefault="007E5008" w:rsidP="007E5008">
      <w:pPr>
        <w:pStyle w:val="ListParagraph"/>
        <w:rPr>
          <w:lang w:val="en-US"/>
        </w:rPr>
      </w:pPr>
    </w:p>
    <w:p w14:paraId="59C2DEE1" w14:textId="77777777" w:rsidR="007E5008" w:rsidRPr="007E5008" w:rsidRDefault="007E5008" w:rsidP="007E5008">
      <w:pPr>
        <w:pStyle w:val="ListParagraph"/>
        <w:rPr>
          <w:lang w:val="en-US"/>
        </w:rPr>
      </w:pPr>
      <w:r w:rsidRPr="007E5008">
        <w:rPr>
          <w:lang w:val="en-US"/>
        </w:rPr>
        <w:t xml:space="preserve">void </w:t>
      </w:r>
      <w:proofErr w:type="spellStart"/>
      <w:proofErr w:type="gramStart"/>
      <w:r w:rsidRPr="007E5008">
        <w:rPr>
          <w:lang w:val="en-US"/>
        </w:rPr>
        <w:t>ConfigPIController</w:t>
      </w:r>
      <w:proofErr w:type="spellEnd"/>
      <w:r w:rsidRPr="007E5008">
        <w:rPr>
          <w:lang w:val="en-US"/>
        </w:rPr>
        <w:t>(</w:t>
      </w:r>
      <w:proofErr w:type="spellStart"/>
      <w:proofErr w:type="gramEnd"/>
      <w:r w:rsidRPr="007E5008">
        <w:rPr>
          <w:lang w:val="en-US"/>
        </w:rPr>
        <w:t>PIController</w:t>
      </w:r>
      <w:proofErr w:type="spellEnd"/>
      <w:r w:rsidRPr="007E5008">
        <w:rPr>
          <w:lang w:val="en-US"/>
        </w:rPr>
        <w:t xml:space="preserve">* me, float </w:t>
      </w:r>
      <w:proofErr w:type="spellStart"/>
      <w:r w:rsidRPr="007E5008">
        <w:rPr>
          <w:lang w:val="en-US"/>
        </w:rPr>
        <w:t>kp</w:t>
      </w:r>
      <w:proofErr w:type="spellEnd"/>
      <w:r w:rsidRPr="007E5008">
        <w:rPr>
          <w:lang w:val="en-US"/>
        </w:rPr>
        <w:t xml:space="preserve">, float </w:t>
      </w:r>
      <w:proofErr w:type="spellStart"/>
      <w:r w:rsidRPr="007E5008">
        <w:rPr>
          <w:lang w:val="en-US"/>
        </w:rPr>
        <w:t>ti</w:t>
      </w:r>
      <w:proofErr w:type="spellEnd"/>
      <w:r w:rsidRPr="007E5008">
        <w:rPr>
          <w:lang w:val="en-US"/>
        </w:rPr>
        <w:t xml:space="preserve">, float </w:t>
      </w:r>
      <w:proofErr w:type="spellStart"/>
      <w:r w:rsidRPr="007E5008">
        <w:rPr>
          <w:lang w:val="en-US"/>
        </w:rPr>
        <w:t>limup</w:t>
      </w:r>
      <w:proofErr w:type="spellEnd"/>
      <w:r w:rsidRPr="007E5008">
        <w:rPr>
          <w:lang w:val="en-US"/>
        </w:rPr>
        <w:t xml:space="preserve">, float </w:t>
      </w:r>
      <w:proofErr w:type="spellStart"/>
      <w:r w:rsidRPr="007E5008">
        <w:rPr>
          <w:lang w:val="en-US"/>
        </w:rPr>
        <w:t>limlow</w:t>
      </w:r>
      <w:proofErr w:type="spellEnd"/>
      <w:r w:rsidRPr="007E5008">
        <w:rPr>
          <w:lang w:val="en-US"/>
        </w:rPr>
        <w:t xml:space="preserve">, float </w:t>
      </w:r>
      <w:proofErr w:type="spellStart"/>
      <w:r w:rsidRPr="007E5008">
        <w:rPr>
          <w:lang w:val="en-US"/>
        </w:rPr>
        <w:t>Fsamp</w:t>
      </w:r>
      <w:proofErr w:type="spellEnd"/>
      <w:r w:rsidRPr="007E5008">
        <w:rPr>
          <w:lang w:val="en-US"/>
        </w:rPr>
        <w:t>)</w:t>
      </w:r>
    </w:p>
    <w:p w14:paraId="23ED4870" w14:textId="77777777" w:rsidR="007E5008" w:rsidRPr="007E5008" w:rsidRDefault="007E5008" w:rsidP="007E5008">
      <w:pPr>
        <w:pStyle w:val="ListParagraph"/>
        <w:rPr>
          <w:lang w:val="en-US"/>
        </w:rPr>
      </w:pPr>
      <w:r w:rsidRPr="007E5008">
        <w:rPr>
          <w:lang w:val="en-US"/>
        </w:rPr>
        <w:t>{</w:t>
      </w:r>
    </w:p>
    <w:p w14:paraId="6100BD56" w14:textId="77777777" w:rsidR="007E5008" w:rsidRPr="007E5008" w:rsidRDefault="007E5008" w:rsidP="007E5008">
      <w:pPr>
        <w:pStyle w:val="ListParagraph"/>
        <w:rPr>
          <w:lang w:val="en-US"/>
        </w:rPr>
      </w:pPr>
      <w:r w:rsidRPr="007E5008">
        <w:rPr>
          <w:lang w:val="en-US"/>
        </w:rPr>
        <w:tab/>
        <w:t>// Set the controller parameters:</w:t>
      </w:r>
    </w:p>
    <w:p w14:paraId="746C8579" w14:textId="77777777" w:rsidR="007E5008" w:rsidRPr="007E5008" w:rsidRDefault="007E5008" w:rsidP="007E5008">
      <w:pPr>
        <w:pStyle w:val="ListParagraph"/>
        <w:rPr>
          <w:lang w:val="en-US"/>
        </w:rPr>
      </w:pPr>
      <w:r w:rsidRPr="007E5008">
        <w:rPr>
          <w:lang w:val="en-US"/>
        </w:rPr>
        <w:tab/>
        <w:t>me-&gt;</w:t>
      </w:r>
      <w:proofErr w:type="spellStart"/>
      <w:r w:rsidRPr="007E5008">
        <w:rPr>
          <w:lang w:val="en-US"/>
        </w:rPr>
        <w:t>kp</w:t>
      </w:r>
      <w:proofErr w:type="spellEnd"/>
      <w:r w:rsidRPr="007E5008">
        <w:rPr>
          <w:lang w:val="en-US"/>
        </w:rPr>
        <w:t xml:space="preserve"> = </w:t>
      </w:r>
      <w:proofErr w:type="spellStart"/>
      <w:proofErr w:type="gramStart"/>
      <w:r w:rsidRPr="007E5008">
        <w:rPr>
          <w:lang w:val="en-US"/>
        </w:rPr>
        <w:t>kp</w:t>
      </w:r>
      <w:proofErr w:type="spellEnd"/>
      <w:r w:rsidRPr="007E5008">
        <w:rPr>
          <w:lang w:val="en-US"/>
        </w:rPr>
        <w:t>;</w:t>
      </w:r>
      <w:proofErr w:type="gramEnd"/>
    </w:p>
    <w:p w14:paraId="02496F1E" w14:textId="77777777" w:rsidR="007E5008" w:rsidRPr="007E5008" w:rsidRDefault="007E5008" w:rsidP="007E5008">
      <w:pPr>
        <w:pStyle w:val="ListParagraph"/>
        <w:rPr>
          <w:lang w:val="it-IT"/>
        </w:rPr>
      </w:pPr>
      <w:r w:rsidRPr="007E5008">
        <w:rPr>
          <w:lang w:val="en-US"/>
        </w:rPr>
        <w:tab/>
      </w:r>
      <w:r w:rsidRPr="007E5008">
        <w:rPr>
          <w:lang w:val="it-IT"/>
        </w:rPr>
        <w:t>me-&gt;ti = ti;</w:t>
      </w:r>
    </w:p>
    <w:p w14:paraId="563884A0" w14:textId="77777777" w:rsidR="007E5008" w:rsidRPr="007E5008" w:rsidRDefault="007E5008" w:rsidP="007E5008">
      <w:pPr>
        <w:pStyle w:val="ListParagraph"/>
        <w:rPr>
          <w:lang w:val="it-IT"/>
        </w:rPr>
      </w:pPr>
      <w:r w:rsidRPr="007E5008">
        <w:rPr>
          <w:lang w:val="it-IT"/>
        </w:rPr>
        <w:tab/>
        <w:t>me-&gt;</w:t>
      </w:r>
      <w:proofErr w:type="spellStart"/>
      <w:r w:rsidRPr="007E5008">
        <w:rPr>
          <w:lang w:val="it-IT"/>
        </w:rPr>
        <w:t>limup</w:t>
      </w:r>
      <w:proofErr w:type="spellEnd"/>
      <w:r w:rsidRPr="007E5008">
        <w:rPr>
          <w:lang w:val="it-IT"/>
        </w:rPr>
        <w:t xml:space="preserve"> = </w:t>
      </w:r>
      <w:proofErr w:type="spellStart"/>
      <w:r w:rsidRPr="007E5008">
        <w:rPr>
          <w:lang w:val="it-IT"/>
        </w:rPr>
        <w:t>limup</w:t>
      </w:r>
      <w:proofErr w:type="spellEnd"/>
      <w:r w:rsidRPr="007E5008">
        <w:rPr>
          <w:lang w:val="it-IT"/>
        </w:rPr>
        <w:t>;</w:t>
      </w:r>
    </w:p>
    <w:p w14:paraId="5144C6D7" w14:textId="77777777" w:rsidR="007E5008" w:rsidRPr="007E5008" w:rsidRDefault="007E5008" w:rsidP="007E5008">
      <w:pPr>
        <w:pStyle w:val="ListParagraph"/>
        <w:rPr>
          <w:lang w:val="en-US"/>
        </w:rPr>
      </w:pPr>
      <w:r w:rsidRPr="007E5008">
        <w:rPr>
          <w:lang w:val="it-IT"/>
        </w:rPr>
        <w:tab/>
      </w:r>
      <w:r w:rsidRPr="007E5008">
        <w:rPr>
          <w:lang w:val="en-US"/>
        </w:rPr>
        <w:t>me-&gt;</w:t>
      </w:r>
      <w:proofErr w:type="spellStart"/>
      <w:r w:rsidRPr="007E5008">
        <w:rPr>
          <w:lang w:val="en-US"/>
        </w:rPr>
        <w:t>limlow</w:t>
      </w:r>
      <w:proofErr w:type="spellEnd"/>
      <w:r w:rsidRPr="007E5008">
        <w:rPr>
          <w:lang w:val="en-US"/>
        </w:rPr>
        <w:t xml:space="preserve"> = </w:t>
      </w:r>
      <w:proofErr w:type="spellStart"/>
      <w:proofErr w:type="gramStart"/>
      <w:r w:rsidRPr="007E5008">
        <w:rPr>
          <w:lang w:val="en-US"/>
        </w:rPr>
        <w:t>limlow</w:t>
      </w:r>
      <w:proofErr w:type="spellEnd"/>
      <w:r w:rsidRPr="007E5008">
        <w:rPr>
          <w:lang w:val="en-US"/>
        </w:rPr>
        <w:t>;</w:t>
      </w:r>
      <w:proofErr w:type="gramEnd"/>
    </w:p>
    <w:p w14:paraId="568D1958" w14:textId="77777777" w:rsidR="007E5008" w:rsidRPr="007E5008" w:rsidRDefault="007E5008" w:rsidP="007E5008">
      <w:pPr>
        <w:pStyle w:val="ListParagraph"/>
        <w:rPr>
          <w:lang w:val="en-US"/>
        </w:rPr>
      </w:pPr>
      <w:r w:rsidRPr="007E5008">
        <w:rPr>
          <w:lang w:val="en-US"/>
        </w:rPr>
        <w:tab/>
        <w:t>me-&gt;</w:t>
      </w:r>
      <w:proofErr w:type="spellStart"/>
      <w:r w:rsidRPr="007E5008">
        <w:rPr>
          <w:lang w:val="en-US"/>
        </w:rPr>
        <w:t>Fsamp</w:t>
      </w:r>
      <w:proofErr w:type="spellEnd"/>
      <w:r w:rsidRPr="007E5008">
        <w:rPr>
          <w:lang w:val="en-US"/>
        </w:rPr>
        <w:t xml:space="preserve"> = </w:t>
      </w:r>
      <w:proofErr w:type="spellStart"/>
      <w:proofErr w:type="gramStart"/>
      <w:r w:rsidRPr="007E5008">
        <w:rPr>
          <w:lang w:val="en-US"/>
        </w:rPr>
        <w:t>Fsamp</w:t>
      </w:r>
      <w:proofErr w:type="spellEnd"/>
      <w:r w:rsidRPr="007E5008">
        <w:rPr>
          <w:lang w:val="en-US"/>
        </w:rPr>
        <w:t>;</w:t>
      </w:r>
      <w:proofErr w:type="gramEnd"/>
    </w:p>
    <w:p w14:paraId="7E122CBE" w14:textId="77777777" w:rsidR="007E5008" w:rsidRPr="007E5008" w:rsidRDefault="007E5008" w:rsidP="007E5008">
      <w:pPr>
        <w:pStyle w:val="ListParagraph"/>
        <w:rPr>
          <w:lang w:val="en-US"/>
        </w:rPr>
      </w:pPr>
    </w:p>
    <w:p w14:paraId="1A4B64D2" w14:textId="77777777" w:rsidR="007E5008" w:rsidRPr="007E5008" w:rsidRDefault="007E5008" w:rsidP="007E5008">
      <w:pPr>
        <w:pStyle w:val="ListParagraph"/>
        <w:rPr>
          <w:lang w:val="it-IT"/>
        </w:rPr>
      </w:pPr>
      <w:r w:rsidRPr="007E5008">
        <w:rPr>
          <w:lang w:val="en-US"/>
        </w:rPr>
        <w:t xml:space="preserve">    </w:t>
      </w:r>
      <w:r w:rsidRPr="007E5008">
        <w:rPr>
          <w:lang w:val="it-IT"/>
        </w:rPr>
        <w:t xml:space="preserve">me-&gt;A1 = </w:t>
      </w:r>
      <w:proofErr w:type="spellStart"/>
      <w:r w:rsidRPr="007E5008">
        <w:rPr>
          <w:lang w:val="it-IT"/>
        </w:rPr>
        <w:t>kp</w:t>
      </w:r>
      <w:proofErr w:type="spellEnd"/>
      <w:r w:rsidRPr="007E5008">
        <w:rPr>
          <w:lang w:val="it-IT"/>
        </w:rPr>
        <w:t xml:space="preserve"> / (ti*</w:t>
      </w:r>
      <w:proofErr w:type="spellStart"/>
      <w:r w:rsidRPr="007E5008">
        <w:rPr>
          <w:lang w:val="it-IT"/>
        </w:rPr>
        <w:t>Fsamp</w:t>
      </w:r>
      <w:proofErr w:type="spellEnd"/>
      <w:r w:rsidRPr="007E5008">
        <w:rPr>
          <w:lang w:val="it-IT"/>
        </w:rPr>
        <w:t>);</w:t>
      </w:r>
    </w:p>
    <w:p w14:paraId="59678010" w14:textId="77777777" w:rsidR="007E5008" w:rsidRPr="007E5008" w:rsidRDefault="007E5008" w:rsidP="007E5008">
      <w:pPr>
        <w:pStyle w:val="ListParagraph"/>
        <w:rPr>
          <w:lang w:val="it-IT"/>
        </w:rPr>
      </w:pPr>
    </w:p>
    <w:p w14:paraId="72A8D35B" w14:textId="77777777" w:rsidR="007E5008" w:rsidRPr="007E5008" w:rsidRDefault="007E5008" w:rsidP="007E5008">
      <w:pPr>
        <w:pStyle w:val="ListParagraph"/>
        <w:rPr>
          <w:lang w:val="en-US"/>
        </w:rPr>
      </w:pPr>
      <w:r w:rsidRPr="007E5008">
        <w:rPr>
          <w:lang w:val="it-IT"/>
        </w:rPr>
        <w:tab/>
      </w:r>
      <w:r w:rsidRPr="007E5008">
        <w:rPr>
          <w:lang w:val="en-US"/>
        </w:rPr>
        <w:t>// Initialize the state quantities:</w:t>
      </w:r>
    </w:p>
    <w:p w14:paraId="51C13954" w14:textId="77777777" w:rsidR="007E5008" w:rsidRPr="007E5008" w:rsidRDefault="007E5008" w:rsidP="007E5008">
      <w:pPr>
        <w:pStyle w:val="ListParagraph"/>
        <w:rPr>
          <w:lang w:val="en-US"/>
        </w:rPr>
      </w:pPr>
    </w:p>
    <w:p w14:paraId="7CC11B50" w14:textId="77777777" w:rsidR="007E5008" w:rsidRPr="007E5008" w:rsidRDefault="007E5008" w:rsidP="007E5008">
      <w:pPr>
        <w:pStyle w:val="ListParagraph"/>
        <w:rPr>
          <w:lang w:val="en-US"/>
        </w:rPr>
      </w:pPr>
      <w:r w:rsidRPr="007E5008">
        <w:rPr>
          <w:lang w:val="en-US"/>
        </w:rPr>
        <w:tab/>
        <w:t>me-&gt;</w:t>
      </w:r>
      <w:proofErr w:type="spellStart"/>
      <w:r w:rsidRPr="007E5008">
        <w:rPr>
          <w:lang w:val="en-US"/>
        </w:rPr>
        <w:t>e_prev</w:t>
      </w:r>
      <w:proofErr w:type="spellEnd"/>
      <w:r w:rsidRPr="007E5008">
        <w:rPr>
          <w:lang w:val="en-US"/>
        </w:rPr>
        <w:t xml:space="preserve"> = </w:t>
      </w:r>
      <w:proofErr w:type="gramStart"/>
      <w:r w:rsidRPr="007E5008">
        <w:rPr>
          <w:lang w:val="en-US"/>
        </w:rPr>
        <w:t>0.0;</w:t>
      </w:r>
      <w:proofErr w:type="gramEnd"/>
    </w:p>
    <w:p w14:paraId="1741B710" w14:textId="77777777" w:rsidR="007E5008" w:rsidRPr="007E5008" w:rsidRDefault="007E5008" w:rsidP="007E5008">
      <w:pPr>
        <w:pStyle w:val="ListParagraph"/>
        <w:rPr>
          <w:lang w:val="en-US"/>
        </w:rPr>
      </w:pPr>
      <w:r w:rsidRPr="007E5008">
        <w:rPr>
          <w:lang w:val="en-US"/>
        </w:rPr>
        <w:tab/>
        <w:t>me-&gt;</w:t>
      </w:r>
      <w:proofErr w:type="spellStart"/>
      <w:r w:rsidRPr="007E5008">
        <w:rPr>
          <w:lang w:val="en-US"/>
        </w:rPr>
        <w:t>ui_prev</w:t>
      </w:r>
      <w:proofErr w:type="spellEnd"/>
      <w:r w:rsidRPr="007E5008">
        <w:rPr>
          <w:lang w:val="en-US"/>
        </w:rPr>
        <w:t xml:space="preserve"> = </w:t>
      </w:r>
      <w:proofErr w:type="gramStart"/>
      <w:r w:rsidRPr="007E5008">
        <w:rPr>
          <w:lang w:val="en-US"/>
        </w:rPr>
        <w:t>0.0;</w:t>
      </w:r>
      <w:proofErr w:type="gramEnd"/>
    </w:p>
    <w:p w14:paraId="4F18A2F9" w14:textId="77777777" w:rsidR="007E5008" w:rsidRPr="007E5008" w:rsidRDefault="007E5008" w:rsidP="007E5008">
      <w:pPr>
        <w:pStyle w:val="ListParagraph"/>
        <w:rPr>
          <w:lang w:val="en-US"/>
        </w:rPr>
      </w:pPr>
      <w:r w:rsidRPr="007E5008">
        <w:rPr>
          <w:lang w:val="en-US"/>
        </w:rPr>
        <w:t>}</w:t>
      </w:r>
    </w:p>
    <w:p w14:paraId="7F311334" w14:textId="77777777" w:rsidR="007E5008" w:rsidRPr="007E5008" w:rsidRDefault="007E5008" w:rsidP="007E5008">
      <w:pPr>
        <w:pStyle w:val="ListParagraph"/>
        <w:rPr>
          <w:lang w:val="en-US"/>
        </w:rPr>
      </w:pPr>
    </w:p>
    <w:p w14:paraId="18BAAF8C" w14:textId="77777777" w:rsidR="007E5008" w:rsidRPr="007E5008" w:rsidRDefault="007E5008" w:rsidP="007E5008">
      <w:pPr>
        <w:pStyle w:val="ListParagraph"/>
        <w:rPr>
          <w:lang w:val="en-US"/>
        </w:rPr>
      </w:pPr>
    </w:p>
    <w:p w14:paraId="4CED58DD" w14:textId="77777777" w:rsidR="007E5008" w:rsidRPr="007E5008" w:rsidRDefault="007E5008" w:rsidP="007E5008">
      <w:pPr>
        <w:pStyle w:val="ListParagraph"/>
        <w:rPr>
          <w:lang w:val="en-US"/>
        </w:rPr>
      </w:pPr>
    </w:p>
    <w:p w14:paraId="4876E94E" w14:textId="77777777" w:rsidR="007E5008" w:rsidRPr="007E5008" w:rsidRDefault="007E5008" w:rsidP="007E5008">
      <w:pPr>
        <w:pStyle w:val="ListParagraph"/>
        <w:rPr>
          <w:lang w:val="en-US"/>
        </w:rPr>
      </w:pPr>
    </w:p>
    <w:p w14:paraId="14E13912" w14:textId="77777777" w:rsidR="007E5008" w:rsidRPr="007E5008" w:rsidRDefault="007E5008" w:rsidP="007E5008">
      <w:pPr>
        <w:pStyle w:val="ListParagraph"/>
        <w:rPr>
          <w:lang w:val="en-US"/>
        </w:rPr>
      </w:pPr>
      <w:r w:rsidRPr="007E5008">
        <w:rPr>
          <w:lang w:val="en-US"/>
        </w:rPr>
        <w:t>/*</w:t>
      </w:r>
    </w:p>
    <w:p w14:paraId="1F5711F3" w14:textId="77777777" w:rsidR="007E5008" w:rsidRPr="007E5008" w:rsidRDefault="007E5008" w:rsidP="007E5008">
      <w:pPr>
        <w:pStyle w:val="ListParagraph"/>
        <w:rPr>
          <w:lang w:val="en-US"/>
        </w:rPr>
      </w:pPr>
      <w:r w:rsidRPr="007E5008">
        <w:rPr>
          <w:lang w:val="en-US"/>
        </w:rPr>
        <w:t xml:space="preserve"> * Routine to run the PI controller 'me</w:t>
      </w:r>
      <w:proofErr w:type="gramStart"/>
      <w:r w:rsidRPr="007E5008">
        <w:rPr>
          <w:lang w:val="en-US"/>
        </w:rPr>
        <w:t>' .</w:t>
      </w:r>
      <w:proofErr w:type="gramEnd"/>
    </w:p>
    <w:p w14:paraId="6A5869C5" w14:textId="77777777" w:rsidR="007E5008" w:rsidRPr="007E5008" w:rsidRDefault="007E5008" w:rsidP="007E5008">
      <w:pPr>
        <w:pStyle w:val="ListParagraph"/>
        <w:rPr>
          <w:lang w:val="en-US"/>
        </w:rPr>
      </w:pPr>
      <w:r w:rsidRPr="007E5008">
        <w:rPr>
          <w:lang w:val="en-US"/>
        </w:rPr>
        <w:t xml:space="preserve"> */</w:t>
      </w:r>
    </w:p>
    <w:p w14:paraId="5CDEAA3E" w14:textId="77777777" w:rsidR="007E5008" w:rsidRPr="007E5008" w:rsidRDefault="007E5008" w:rsidP="007E5008">
      <w:pPr>
        <w:pStyle w:val="ListParagraph"/>
        <w:rPr>
          <w:lang w:val="en-US"/>
        </w:rPr>
      </w:pPr>
    </w:p>
    <w:p w14:paraId="6535FA24" w14:textId="77777777" w:rsidR="007E5008" w:rsidRPr="007E5008" w:rsidRDefault="007E5008" w:rsidP="007E5008">
      <w:pPr>
        <w:pStyle w:val="ListParagraph"/>
        <w:rPr>
          <w:lang w:val="en-US"/>
        </w:rPr>
      </w:pPr>
      <w:r w:rsidRPr="007E5008">
        <w:rPr>
          <w:lang w:val="en-US"/>
        </w:rPr>
        <w:t xml:space="preserve">float </w:t>
      </w:r>
      <w:proofErr w:type="spellStart"/>
      <w:proofErr w:type="gramStart"/>
      <w:r w:rsidRPr="007E5008">
        <w:rPr>
          <w:lang w:val="en-US"/>
        </w:rPr>
        <w:t>RunPIController</w:t>
      </w:r>
      <w:proofErr w:type="spellEnd"/>
      <w:r w:rsidRPr="007E5008">
        <w:rPr>
          <w:lang w:val="en-US"/>
        </w:rPr>
        <w:t>(</w:t>
      </w:r>
      <w:proofErr w:type="spellStart"/>
      <w:proofErr w:type="gramEnd"/>
      <w:r w:rsidRPr="007E5008">
        <w:rPr>
          <w:lang w:val="en-US"/>
        </w:rPr>
        <w:t>PIController</w:t>
      </w:r>
      <w:proofErr w:type="spellEnd"/>
      <w:r w:rsidRPr="007E5008">
        <w:rPr>
          <w:lang w:val="en-US"/>
        </w:rPr>
        <w:t>* me, float error)</w:t>
      </w:r>
    </w:p>
    <w:p w14:paraId="62CA2D50" w14:textId="77777777" w:rsidR="007E5008" w:rsidRPr="007E5008" w:rsidRDefault="007E5008" w:rsidP="007E5008">
      <w:pPr>
        <w:pStyle w:val="ListParagraph"/>
        <w:rPr>
          <w:lang w:val="en-US"/>
        </w:rPr>
      </w:pPr>
      <w:r w:rsidRPr="007E5008">
        <w:rPr>
          <w:lang w:val="en-US"/>
        </w:rPr>
        <w:t>{</w:t>
      </w:r>
    </w:p>
    <w:p w14:paraId="01394808" w14:textId="77777777" w:rsidR="007E5008" w:rsidRPr="007E5008" w:rsidRDefault="007E5008" w:rsidP="007E5008">
      <w:pPr>
        <w:pStyle w:val="ListParagraph"/>
        <w:rPr>
          <w:lang w:val="en-US"/>
        </w:rPr>
      </w:pPr>
      <w:r w:rsidRPr="007E5008">
        <w:rPr>
          <w:lang w:val="en-US"/>
        </w:rPr>
        <w:tab/>
        <w:t xml:space="preserve">float </w:t>
      </w:r>
      <w:proofErr w:type="gramStart"/>
      <w:r w:rsidRPr="007E5008">
        <w:rPr>
          <w:lang w:val="en-US"/>
        </w:rPr>
        <w:t>up;</w:t>
      </w:r>
      <w:proofErr w:type="gramEnd"/>
    </w:p>
    <w:p w14:paraId="0D8D18F3" w14:textId="77777777" w:rsidR="007E5008" w:rsidRPr="007E5008" w:rsidRDefault="007E5008" w:rsidP="007E5008">
      <w:pPr>
        <w:pStyle w:val="ListParagraph"/>
        <w:rPr>
          <w:lang w:val="en-US"/>
        </w:rPr>
      </w:pPr>
      <w:r w:rsidRPr="007E5008">
        <w:rPr>
          <w:lang w:val="en-US"/>
        </w:rPr>
        <w:tab/>
        <w:t xml:space="preserve">float </w:t>
      </w:r>
      <w:proofErr w:type="spellStart"/>
      <w:r w:rsidRPr="007E5008">
        <w:rPr>
          <w:lang w:val="en-US"/>
        </w:rPr>
        <w:t>ui</w:t>
      </w:r>
      <w:proofErr w:type="spellEnd"/>
      <w:r w:rsidRPr="007E5008">
        <w:rPr>
          <w:lang w:val="en-US"/>
        </w:rPr>
        <w:t>;</w:t>
      </w:r>
      <w:r w:rsidRPr="007E5008">
        <w:rPr>
          <w:lang w:val="en-US"/>
        </w:rPr>
        <w:tab/>
      </w:r>
      <w:r w:rsidRPr="007E5008">
        <w:rPr>
          <w:lang w:val="en-US"/>
        </w:rPr>
        <w:tab/>
      </w:r>
      <w:r w:rsidRPr="007E5008">
        <w:rPr>
          <w:lang w:val="en-US"/>
        </w:rPr>
        <w:tab/>
      </w:r>
      <w:r w:rsidRPr="007E5008">
        <w:rPr>
          <w:lang w:val="en-US"/>
        </w:rPr>
        <w:tab/>
      </w:r>
      <w:r w:rsidRPr="007E5008">
        <w:rPr>
          <w:lang w:val="en-US"/>
        </w:rPr>
        <w:tab/>
      </w:r>
      <w:r w:rsidRPr="007E5008">
        <w:rPr>
          <w:lang w:val="en-US"/>
        </w:rPr>
        <w:tab/>
      </w:r>
      <w:r w:rsidRPr="007E5008">
        <w:rPr>
          <w:lang w:val="en-US"/>
        </w:rPr>
        <w:tab/>
        <w:t xml:space="preserve">                                    // Integral part of the output</w:t>
      </w:r>
    </w:p>
    <w:p w14:paraId="7902E509" w14:textId="77777777" w:rsidR="007E5008" w:rsidRPr="007E5008" w:rsidRDefault="007E5008" w:rsidP="007E5008">
      <w:pPr>
        <w:pStyle w:val="ListParagraph"/>
        <w:rPr>
          <w:lang w:val="en-US"/>
        </w:rPr>
      </w:pPr>
      <w:r w:rsidRPr="007E5008">
        <w:rPr>
          <w:lang w:val="en-US"/>
        </w:rPr>
        <w:tab/>
        <w:t xml:space="preserve">float </w:t>
      </w:r>
      <w:proofErr w:type="gramStart"/>
      <w:r w:rsidRPr="007E5008">
        <w:rPr>
          <w:lang w:val="en-US"/>
        </w:rPr>
        <w:t>u;</w:t>
      </w:r>
      <w:proofErr w:type="gramEnd"/>
    </w:p>
    <w:p w14:paraId="7F198FE7" w14:textId="77777777" w:rsidR="007E5008" w:rsidRPr="007E5008" w:rsidRDefault="007E5008" w:rsidP="007E5008">
      <w:pPr>
        <w:pStyle w:val="ListParagraph"/>
        <w:rPr>
          <w:lang w:val="en-US"/>
        </w:rPr>
      </w:pPr>
    </w:p>
    <w:p w14:paraId="12B27C4B" w14:textId="77777777" w:rsidR="007E5008" w:rsidRPr="007E5008" w:rsidRDefault="007E5008" w:rsidP="007E5008">
      <w:pPr>
        <w:pStyle w:val="ListParagraph"/>
        <w:rPr>
          <w:lang w:val="en-US"/>
        </w:rPr>
      </w:pPr>
    </w:p>
    <w:p w14:paraId="645707F6" w14:textId="77777777" w:rsidR="007E5008" w:rsidRPr="007E5008" w:rsidRDefault="007E5008" w:rsidP="007E5008">
      <w:pPr>
        <w:pStyle w:val="ListParagraph"/>
        <w:rPr>
          <w:lang w:val="en-US"/>
        </w:rPr>
      </w:pPr>
      <w:r w:rsidRPr="007E5008">
        <w:rPr>
          <w:lang w:val="en-US"/>
        </w:rPr>
        <w:tab/>
        <w:t>up= me-&gt;</w:t>
      </w:r>
      <w:proofErr w:type="spellStart"/>
      <w:r w:rsidRPr="007E5008">
        <w:rPr>
          <w:lang w:val="en-US"/>
        </w:rPr>
        <w:t>kp</w:t>
      </w:r>
      <w:proofErr w:type="spellEnd"/>
      <w:r w:rsidRPr="007E5008">
        <w:rPr>
          <w:lang w:val="en-US"/>
        </w:rPr>
        <w:t xml:space="preserve"> * </w:t>
      </w:r>
      <w:proofErr w:type="gramStart"/>
      <w:r w:rsidRPr="007E5008">
        <w:rPr>
          <w:lang w:val="en-US"/>
        </w:rPr>
        <w:t>error;</w:t>
      </w:r>
      <w:proofErr w:type="gramEnd"/>
    </w:p>
    <w:p w14:paraId="79D9437A" w14:textId="77777777" w:rsidR="007E5008" w:rsidRPr="007E5008" w:rsidRDefault="007E5008" w:rsidP="007E5008">
      <w:pPr>
        <w:pStyle w:val="ListParagraph"/>
        <w:rPr>
          <w:lang w:val="it-IT"/>
        </w:rPr>
      </w:pPr>
      <w:r w:rsidRPr="007E5008">
        <w:rPr>
          <w:lang w:val="en-US"/>
        </w:rPr>
        <w:tab/>
      </w:r>
      <w:proofErr w:type="spellStart"/>
      <w:r w:rsidRPr="007E5008">
        <w:rPr>
          <w:lang w:val="it-IT"/>
        </w:rPr>
        <w:t>ui</w:t>
      </w:r>
      <w:proofErr w:type="spellEnd"/>
      <w:r w:rsidRPr="007E5008">
        <w:rPr>
          <w:lang w:val="it-IT"/>
        </w:rPr>
        <w:t xml:space="preserve"> = </w:t>
      </w:r>
      <w:proofErr w:type="gramStart"/>
      <w:r w:rsidRPr="007E5008">
        <w:rPr>
          <w:lang w:val="it-IT"/>
        </w:rPr>
        <w:t>( me</w:t>
      </w:r>
      <w:proofErr w:type="gramEnd"/>
      <w:r w:rsidRPr="007E5008">
        <w:rPr>
          <w:lang w:val="it-IT"/>
        </w:rPr>
        <w:t xml:space="preserve">-&gt;A1 * </w:t>
      </w:r>
      <w:proofErr w:type="spellStart"/>
      <w:r w:rsidRPr="007E5008">
        <w:rPr>
          <w:lang w:val="it-IT"/>
        </w:rPr>
        <w:t>error</w:t>
      </w:r>
      <w:proofErr w:type="spellEnd"/>
      <w:r w:rsidRPr="007E5008">
        <w:rPr>
          <w:lang w:val="it-IT"/>
        </w:rPr>
        <w:t>) + (me-&gt;</w:t>
      </w:r>
      <w:proofErr w:type="spellStart"/>
      <w:r w:rsidRPr="007E5008">
        <w:rPr>
          <w:lang w:val="it-IT"/>
        </w:rPr>
        <w:t>ui_prev</w:t>
      </w:r>
      <w:proofErr w:type="spellEnd"/>
      <w:r w:rsidRPr="007E5008">
        <w:rPr>
          <w:lang w:val="it-IT"/>
        </w:rPr>
        <w:t>) ;</w:t>
      </w:r>
    </w:p>
    <w:p w14:paraId="1EFE9ABB" w14:textId="77777777" w:rsidR="007E5008" w:rsidRPr="007E5008" w:rsidRDefault="007E5008" w:rsidP="007E5008">
      <w:pPr>
        <w:pStyle w:val="ListParagraph"/>
        <w:rPr>
          <w:lang w:val="it-IT"/>
        </w:rPr>
      </w:pPr>
    </w:p>
    <w:p w14:paraId="2882B1B4" w14:textId="77777777" w:rsidR="007E5008" w:rsidRPr="007E5008" w:rsidRDefault="007E5008" w:rsidP="007E5008">
      <w:pPr>
        <w:pStyle w:val="ListParagraph"/>
        <w:rPr>
          <w:lang w:val="nl-NL"/>
        </w:rPr>
      </w:pPr>
      <w:r w:rsidRPr="007E5008">
        <w:rPr>
          <w:lang w:val="it-IT"/>
        </w:rPr>
        <w:tab/>
      </w:r>
      <w:proofErr w:type="gramStart"/>
      <w:r w:rsidRPr="007E5008">
        <w:rPr>
          <w:lang w:val="nl-NL"/>
        </w:rPr>
        <w:t>u</w:t>
      </w:r>
      <w:proofErr w:type="gramEnd"/>
      <w:r w:rsidRPr="007E5008">
        <w:rPr>
          <w:lang w:val="nl-NL"/>
        </w:rPr>
        <w:t xml:space="preserve"> = up + ui ;</w:t>
      </w:r>
    </w:p>
    <w:p w14:paraId="38E821F4" w14:textId="77777777" w:rsidR="007E5008" w:rsidRPr="007E5008" w:rsidRDefault="007E5008" w:rsidP="007E5008">
      <w:pPr>
        <w:pStyle w:val="ListParagraph"/>
        <w:rPr>
          <w:lang w:val="nl-NL"/>
        </w:rPr>
      </w:pPr>
    </w:p>
    <w:p w14:paraId="3C6B6622" w14:textId="77777777" w:rsidR="007E5008" w:rsidRPr="007E5008" w:rsidRDefault="007E5008" w:rsidP="007E5008">
      <w:pPr>
        <w:pStyle w:val="ListParagraph"/>
        <w:rPr>
          <w:lang w:val="nl-NL"/>
        </w:rPr>
      </w:pPr>
      <w:r w:rsidRPr="007E5008">
        <w:rPr>
          <w:lang w:val="nl-NL"/>
        </w:rPr>
        <w:tab/>
      </w:r>
      <w:proofErr w:type="spellStart"/>
      <w:proofErr w:type="gramStart"/>
      <w:r w:rsidRPr="007E5008">
        <w:rPr>
          <w:lang w:val="nl-NL"/>
        </w:rPr>
        <w:t>if</w:t>
      </w:r>
      <w:proofErr w:type="spellEnd"/>
      <w:proofErr w:type="gramEnd"/>
      <w:r w:rsidRPr="007E5008">
        <w:rPr>
          <w:lang w:val="nl-NL"/>
        </w:rPr>
        <w:t xml:space="preserve"> ( (u&gt;= me-&gt;</w:t>
      </w:r>
      <w:proofErr w:type="spellStart"/>
      <w:r w:rsidRPr="007E5008">
        <w:rPr>
          <w:lang w:val="nl-NL"/>
        </w:rPr>
        <w:t>limup</w:t>
      </w:r>
      <w:proofErr w:type="spellEnd"/>
      <w:r w:rsidRPr="007E5008">
        <w:rPr>
          <w:lang w:val="nl-NL"/>
        </w:rPr>
        <w:t>) || (u &lt;= me-&gt;</w:t>
      </w:r>
      <w:proofErr w:type="spellStart"/>
      <w:r w:rsidRPr="007E5008">
        <w:rPr>
          <w:lang w:val="nl-NL"/>
        </w:rPr>
        <w:t>limlow</w:t>
      </w:r>
      <w:proofErr w:type="spellEnd"/>
      <w:r w:rsidRPr="007E5008">
        <w:rPr>
          <w:lang w:val="nl-NL"/>
        </w:rPr>
        <w:t>) )</w:t>
      </w:r>
    </w:p>
    <w:p w14:paraId="7F39EDAE" w14:textId="77777777" w:rsidR="007E5008" w:rsidRPr="007E5008" w:rsidRDefault="007E5008" w:rsidP="007E5008">
      <w:pPr>
        <w:pStyle w:val="ListParagraph"/>
        <w:rPr>
          <w:lang w:val="it-IT"/>
        </w:rPr>
      </w:pPr>
      <w:r w:rsidRPr="007E5008">
        <w:rPr>
          <w:lang w:val="nl-NL"/>
        </w:rPr>
        <w:tab/>
      </w:r>
      <w:r w:rsidRPr="007E5008">
        <w:rPr>
          <w:lang w:val="it-IT"/>
        </w:rPr>
        <w:t>{</w:t>
      </w:r>
    </w:p>
    <w:p w14:paraId="6C60296A" w14:textId="77777777" w:rsidR="007E5008" w:rsidRPr="007E5008" w:rsidRDefault="007E5008" w:rsidP="007E5008">
      <w:pPr>
        <w:pStyle w:val="ListParagraph"/>
        <w:rPr>
          <w:lang w:val="it-IT"/>
        </w:rPr>
      </w:pPr>
      <w:r w:rsidRPr="007E5008">
        <w:rPr>
          <w:lang w:val="it-IT"/>
        </w:rPr>
        <w:tab/>
      </w:r>
      <w:r w:rsidRPr="007E5008">
        <w:rPr>
          <w:lang w:val="it-IT"/>
        </w:rPr>
        <w:tab/>
      </w:r>
      <w:proofErr w:type="spellStart"/>
      <w:r w:rsidRPr="007E5008">
        <w:rPr>
          <w:lang w:val="it-IT"/>
        </w:rPr>
        <w:t>ui</w:t>
      </w:r>
      <w:proofErr w:type="spellEnd"/>
      <w:r w:rsidRPr="007E5008">
        <w:rPr>
          <w:lang w:val="it-IT"/>
        </w:rPr>
        <w:t xml:space="preserve"> </w:t>
      </w:r>
      <w:proofErr w:type="gramStart"/>
      <w:r w:rsidRPr="007E5008">
        <w:rPr>
          <w:lang w:val="it-IT"/>
        </w:rPr>
        <w:t>=  me</w:t>
      </w:r>
      <w:proofErr w:type="gramEnd"/>
      <w:r w:rsidRPr="007E5008">
        <w:rPr>
          <w:lang w:val="it-IT"/>
        </w:rPr>
        <w:t>-&gt;</w:t>
      </w:r>
      <w:proofErr w:type="spellStart"/>
      <w:r w:rsidRPr="007E5008">
        <w:rPr>
          <w:lang w:val="it-IT"/>
        </w:rPr>
        <w:t>ui_prev</w:t>
      </w:r>
      <w:proofErr w:type="spellEnd"/>
      <w:r w:rsidRPr="007E5008">
        <w:rPr>
          <w:lang w:val="it-IT"/>
        </w:rPr>
        <w:t>;</w:t>
      </w:r>
    </w:p>
    <w:p w14:paraId="4021B56E" w14:textId="77777777" w:rsidR="007E5008" w:rsidRPr="007E5008" w:rsidRDefault="007E5008" w:rsidP="007E5008">
      <w:pPr>
        <w:pStyle w:val="ListParagraph"/>
        <w:rPr>
          <w:lang w:val="it-IT"/>
        </w:rPr>
      </w:pPr>
      <w:r w:rsidRPr="007E5008">
        <w:rPr>
          <w:lang w:val="it-IT"/>
        </w:rPr>
        <w:tab/>
        <w:t>}</w:t>
      </w:r>
    </w:p>
    <w:p w14:paraId="683A026B" w14:textId="77777777" w:rsidR="007E5008" w:rsidRPr="007E5008" w:rsidRDefault="007E5008" w:rsidP="007E5008">
      <w:pPr>
        <w:pStyle w:val="ListParagraph"/>
        <w:rPr>
          <w:lang w:val="it-IT"/>
        </w:rPr>
      </w:pPr>
      <w:r w:rsidRPr="007E5008">
        <w:rPr>
          <w:lang w:val="it-IT"/>
        </w:rPr>
        <w:tab/>
        <w:t>else</w:t>
      </w:r>
    </w:p>
    <w:p w14:paraId="147BAB53" w14:textId="77777777" w:rsidR="007E5008" w:rsidRPr="007E5008" w:rsidRDefault="007E5008" w:rsidP="007E5008">
      <w:pPr>
        <w:pStyle w:val="ListParagraph"/>
        <w:rPr>
          <w:lang w:val="it-IT"/>
        </w:rPr>
      </w:pPr>
      <w:r w:rsidRPr="007E5008">
        <w:rPr>
          <w:lang w:val="it-IT"/>
        </w:rPr>
        <w:tab/>
        <w:t>{</w:t>
      </w:r>
    </w:p>
    <w:p w14:paraId="67684A92" w14:textId="77777777" w:rsidR="007E5008" w:rsidRPr="007E5008" w:rsidRDefault="007E5008" w:rsidP="007E5008">
      <w:pPr>
        <w:pStyle w:val="ListParagraph"/>
        <w:rPr>
          <w:lang w:val="it-IT"/>
        </w:rPr>
      </w:pPr>
      <w:r w:rsidRPr="007E5008">
        <w:rPr>
          <w:lang w:val="it-IT"/>
        </w:rPr>
        <w:tab/>
      </w:r>
      <w:r w:rsidRPr="007E5008">
        <w:rPr>
          <w:lang w:val="it-IT"/>
        </w:rPr>
        <w:tab/>
      </w:r>
      <w:proofErr w:type="spellStart"/>
      <w:r w:rsidRPr="007E5008">
        <w:rPr>
          <w:lang w:val="it-IT"/>
        </w:rPr>
        <w:t>ui</w:t>
      </w:r>
      <w:proofErr w:type="spellEnd"/>
      <w:r w:rsidRPr="007E5008">
        <w:rPr>
          <w:lang w:val="it-IT"/>
        </w:rPr>
        <w:t xml:space="preserve"> = </w:t>
      </w:r>
      <w:proofErr w:type="gramStart"/>
      <w:r w:rsidRPr="007E5008">
        <w:rPr>
          <w:lang w:val="it-IT"/>
        </w:rPr>
        <w:t>( me</w:t>
      </w:r>
      <w:proofErr w:type="gramEnd"/>
      <w:r w:rsidRPr="007E5008">
        <w:rPr>
          <w:lang w:val="it-IT"/>
        </w:rPr>
        <w:t xml:space="preserve">-&gt;A1 * </w:t>
      </w:r>
      <w:proofErr w:type="spellStart"/>
      <w:r w:rsidRPr="007E5008">
        <w:rPr>
          <w:lang w:val="it-IT"/>
        </w:rPr>
        <w:t>error</w:t>
      </w:r>
      <w:proofErr w:type="spellEnd"/>
      <w:r w:rsidRPr="007E5008">
        <w:rPr>
          <w:lang w:val="it-IT"/>
        </w:rPr>
        <w:t>) + (me-&gt;</w:t>
      </w:r>
      <w:proofErr w:type="spellStart"/>
      <w:r w:rsidRPr="007E5008">
        <w:rPr>
          <w:lang w:val="it-IT"/>
        </w:rPr>
        <w:t>ui_prev</w:t>
      </w:r>
      <w:proofErr w:type="spellEnd"/>
      <w:r w:rsidRPr="007E5008">
        <w:rPr>
          <w:lang w:val="it-IT"/>
        </w:rPr>
        <w:t>) ;</w:t>
      </w:r>
    </w:p>
    <w:p w14:paraId="27019E74" w14:textId="77777777" w:rsidR="007E5008" w:rsidRPr="007E5008" w:rsidRDefault="007E5008" w:rsidP="007E5008">
      <w:pPr>
        <w:pStyle w:val="ListParagraph"/>
        <w:rPr>
          <w:lang w:val="en-US"/>
        </w:rPr>
      </w:pPr>
      <w:r w:rsidRPr="007E5008">
        <w:rPr>
          <w:lang w:val="it-IT"/>
        </w:rPr>
        <w:tab/>
      </w:r>
      <w:r w:rsidRPr="007E5008">
        <w:rPr>
          <w:lang w:val="en-US"/>
        </w:rPr>
        <w:t>}</w:t>
      </w:r>
    </w:p>
    <w:p w14:paraId="042892B3" w14:textId="77777777" w:rsidR="007E5008" w:rsidRPr="007E5008" w:rsidRDefault="007E5008" w:rsidP="007E5008">
      <w:pPr>
        <w:pStyle w:val="ListParagraph"/>
        <w:rPr>
          <w:lang w:val="en-US"/>
        </w:rPr>
      </w:pPr>
    </w:p>
    <w:p w14:paraId="2390863D" w14:textId="77777777" w:rsidR="007E5008" w:rsidRPr="007E5008" w:rsidRDefault="007E5008" w:rsidP="007E5008">
      <w:pPr>
        <w:pStyle w:val="ListParagraph"/>
        <w:rPr>
          <w:lang w:val="en-US"/>
        </w:rPr>
      </w:pPr>
    </w:p>
    <w:p w14:paraId="7A7AA840" w14:textId="77777777" w:rsidR="007E5008" w:rsidRPr="007E5008" w:rsidRDefault="007E5008" w:rsidP="007E5008">
      <w:pPr>
        <w:pStyle w:val="ListParagraph"/>
        <w:rPr>
          <w:lang w:val="en-US"/>
        </w:rPr>
      </w:pPr>
    </w:p>
    <w:p w14:paraId="4E959423" w14:textId="77777777" w:rsidR="007E5008" w:rsidRPr="007E5008" w:rsidRDefault="007E5008" w:rsidP="007E5008">
      <w:pPr>
        <w:pStyle w:val="ListParagraph"/>
        <w:rPr>
          <w:lang w:val="en-US"/>
        </w:rPr>
      </w:pPr>
      <w:r w:rsidRPr="007E5008">
        <w:rPr>
          <w:lang w:val="en-US"/>
        </w:rPr>
        <w:t xml:space="preserve">//Stores sample [K] in variables [K-1] </w:t>
      </w:r>
      <w:proofErr w:type="gramStart"/>
      <w:r w:rsidRPr="007E5008">
        <w:rPr>
          <w:lang w:val="en-US"/>
        </w:rPr>
        <w:t>in order to</w:t>
      </w:r>
      <w:proofErr w:type="gramEnd"/>
      <w:r w:rsidRPr="007E5008">
        <w:rPr>
          <w:lang w:val="en-US"/>
        </w:rPr>
        <w:t xml:space="preserve"> be used in the next sampling instant</w:t>
      </w:r>
    </w:p>
    <w:p w14:paraId="5B60EA57" w14:textId="77777777" w:rsidR="007E5008" w:rsidRPr="007E5008" w:rsidRDefault="007E5008" w:rsidP="007E5008">
      <w:pPr>
        <w:pStyle w:val="ListParagraph"/>
        <w:rPr>
          <w:lang w:val="it-IT"/>
        </w:rPr>
      </w:pPr>
      <w:r w:rsidRPr="007E5008">
        <w:rPr>
          <w:lang w:val="en-US"/>
        </w:rPr>
        <w:tab/>
      </w:r>
      <w:r w:rsidRPr="007E5008">
        <w:rPr>
          <w:lang w:val="it-IT"/>
        </w:rPr>
        <w:t>me-&gt;</w:t>
      </w:r>
      <w:proofErr w:type="spellStart"/>
      <w:r w:rsidRPr="007E5008">
        <w:rPr>
          <w:lang w:val="it-IT"/>
        </w:rPr>
        <w:t>e_prev</w:t>
      </w:r>
      <w:proofErr w:type="spellEnd"/>
      <w:r w:rsidRPr="007E5008">
        <w:rPr>
          <w:lang w:val="it-IT"/>
        </w:rPr>
        <w:t xml:space="preserve"> = </w:t>
      </w:r>
      <w:proofErr w:type="spellStart"/>
      <w:r w:rsidRPr="007E5008">
        <w:rPr>
          <w:lang w:val="it-IT"/>
        </w:rPr>
        <w:t>error</w:t>
      </w:r>
      <w:proofErr w:type="spellEnd"/>
      <w:r w:rsidRPr="007E5008">
        <w:rPr>
          <w:lang w:val="it-IT"/>
        </w:rPr>
        <w:t>;</w:t>
      </w:r>
    </w:p>
    <w:p w14:paraId="300AED77" w14:textId="77777777" w:rsidR="007E5008" w:rsidRPr="007E5008" w:rsidRDefault="007E5008" w:rsidP="007E5008">
      <w:pPr>
        <w:pStyle w:val="ListParagraph"/>
        <w:rPr>
          <w:lang w:val="it-IT"/>
        </w:rPr>
      </w:pPr>
      <w:r w:rsidRPr="007E5008">
        <w:rPr>
          <w:lang w:val="it-IT"/>
        </w:rPr>
        <w:tab/>
        <w:t>me-&gt;</w:t>
      </w:r>
      <w:proofErr w:type="spellStart"/>
      <w:r w:rsidRPr="007E5008">
        <w:rPr>
          <w:lang w:val="it-IT"/>
        </w:rPr>
        <w:t>ui_prev</w:t>
      </w:r>
      <w:proofErr w:type="spellEnd"/>
      <w:r w:rsidRPr="007E5008">
        <w:rPr>
          <w:lang w:val="it-IT"/>
        </w:rPr>
        <w:t xml:space="preserve"> = </w:t>
      </w:r>
      <w:proofErr w:type="spellStart"/>
      <w:r w:rsidRPr="007E5008">
        <w:rPr>
          <w:lang w:val="it-IT"/>
        </w:rPr>
        <w:t>ui</w:t>
      </w:r>
      <w:proofErr w:type="spellEnd"/>
      <w:r w:rsidRPr="007E5008">
        <w:rPr>
          <w:lang w:val="it-IT"/>
        </w:rPr>
        <w:t>;</w:t>
      </w:r>
    </w:p>
    <w:p w14:paraId="2E44AA40" w14:textId="77777777" w:rsidR="007E5008" w:rsidRPr="007E5008" w:rsidRDefault="007E5008" w:rsidP="007E5008">
      <w:pPr>
        <w:pStyle w:val="ListParagraph"/>
        <w:rPr>
          <w:lang w:val="it-IT"/>
        </w:rPr>
      </w:pPr>
    </w:p>
    <w:p w14:paraId="1B441FAF" w14:textId="77777777" w:rsidR="007E5008" w:rsidRPr="007E5008" w:rsidRDefault="007E5008" w:rsidP="007E5008">
      <w:pPr>
        <w:pStyle w:val="ListParagraph"/>
        <w:rPr>
          <w:lang w:val="en-US"/>
        </w:rPr>
      </w:pPr>
      <w:r w:rsidRPr="007E5008">
        <w:rPr>
          <w:lang w:val="en-US"/>
        </w:rPr>
        <w:t>//Limiter at the output of the compensator</w:t>
      </w:r>
    </w:p>
    <w:p w14:paraId="1F804C86" w14:textId="77777777" w:rsidR="007E5008" w:rsidRPr="007E5008" w:rsidRDefault="007E5008" w:rsidP="007E5008">
      <w:pPr>
        <w:pStyle w:val="ListParagraph"/>
        <w:rPr>
          <w:lang w:val="nl-NL"/>
        </w:rPr>
      </w:pPr>
      <w:r w:rsidRPr="007E5008">
        <w:rPr>
          <w:lang w:val="en-US"/>
        </w:rPr>
        <w:tab/>
      </w:r>
      <w:proofErr w:type="spellStart"/>
      <w:proofErr w:type="gramStart"/>
      <w:r w:rsidRPr="007E5008">
        <w:rPr>
          <w:lang w:val="nl-NL"/>
        </w:rPr>
        <w:t>if</w:t>
      </w:r>
      <w:proofErr w:type="spellEnd"/>
      <w:proofErr w:type="gramEnd"/>
      <w:r w:rsidRPr="007E5008">
        <w:rPr>
          <w:lang w:val="nl-NL"/>
        </w:rPr>
        <w:t xml:space="preserve"> (u&gt;= me-&gt;</w:t>
      </w:r>
      <w:proofErr w:type="spellStart"/>
      <w:r w:rsidRPr="007E5008">
        <w:rPr>
          <w:lang w:val="nl-NL"/>
        </w:rPr>
        <w:t>limup</w:t>
      </w:r>
      <w:proofErr w:type="spellEnd"/>
      <w:r w:rsidRPr="007E5008">
        <w:rPr>
          <w:lang w:val="nl-NL"/>
        </w:rPr>
        <w:t>) {</w:t>
      </w:r>
    </w:p>
    <w:p w14:paraId="18048341" w14:textId="77777777" w:rsidR="007E5008" w:rsidRPr="007E5008" w:rsidRDefault="007E5008" w:rsidP="007E5008">
      <w:pPr>
        <w:pStyle w:val="ListParagraph"/>
        <w:rPr>
          <w:lang w:val="nl-NL"/>
        </w:rPr>
      </w:pPr>
      <w:r w:rsidRPr="007E5008">
        <w:rPr>
          <w:lang w:val="nl-NL"/>
        </w:rPr>
        <w:tab/>
      </w:r>
      <w:r w:rsidRPr="007E5008">
        <w:rPr>
          <w:lang w:val="nl-NL"/>
        </w:rPr>
        <w:tab/>
      </w:r>
      <w:proofErr w:type="gramStart"/>
      <w:r w:rsidRPr="007E5008">
        <w:rPr>
          <w:lang w:val="nl-NL"/>
        </w:rPr>
        <w:t>u</w:t>
      </w:r>
      <w:proofErr w:type="gramEnd"/>
      <w:r w:rsidRPr="007E5008">
        <w:rPr>
          <w:lang w:val="nl-NL"/>
        </w:rPr>
        <w:t xml:space="preserve"> = me-&gt;</w:t>
      </w:r>
      <w:proofErr w:type="spellStart"/>
      <w:r w:rsidRPr="007E5008">
        <w:rPr>
          <w:lang w:val="nl-NL"/>
        </w:rPr>
        <w:t>limup</w:t>
      </w:r>
      <w:proofErr w:type="spellEnd"/>
      <w:r w:rsidRPr="007E5008">
        <w:rPr>
          <w:lang w:val="nl-NL"/>
        </w:rPr>
        <w:t>;</w:t>
      </w:r>
    </w:p>
    <w:p w14:paraId="002C0E89" w14:textId="77777777" w:rsidR="007E5008" w:rsidRPr="007E5008" w:rsidRDefault="007E5008" w:rsidP="007E5008">
      <w:pPr>
        <w:pStyle w:val="ListParagraph"/>
        <w:rPr>
          <w:lang w:val="nl-NL"/>
        </w:rPr>
      </w:pPr>
      <w:r w:rsidRPr="007E5008">
        <w:rPr>
          <w:lang w:val="nl-NL"/>
        </w:rPr>
        <w:tab/>
        <w:t>}</w:t>
      </w:r>
    </w:p>
    <w:p w14:paraId="353660E8" w14:textId="77777777" w:rsidR="007E5008" w:rsidRPr="007E5008" w:rsidRDefault="007E5008" w:rsidP="007E5008">
      <w:pPr>
        <w:pStyle w:val="ListParagraph"/>
        <w:rPr>
          <w:lang w:val="nl-NL"/>
        </w:rPr>
      </w:pPr>
    </w:p>
    <w:p w14:paraId="02307489" w14:textId="77777777" w:rsidR="007E5008" w:rsidRPr="007E5008" w:rsidRDefault="007E5008" w:rsidP="007E5008">
      <w:pPr>
        <w:pStyle w:val="ListParagraph"/>
        <w:rPr>
          <w:lang w:val="nl-NL"/>
        </w:rPr>
      </w:pPr>
      <w:r w:rsidRPr="007E5008">
        <w:rPr>
          <w:lang w:val="nl-NL"/>
        </w:rPr>
        <w:tab/>
      </w:r>
      <w:proofErr w:type="spellStart"/>
      <w:proofErr w:type="gramStart"/>
      <w:r w:rsidRPr="007E5008">
        <w:rPr>
          <w:lang w:val="nl-NL"/>
        </w:rPr>
        <w:t>if</w:t>
      </w:r>
      <w:proofErr w:type="spellEnd"/>
      <w:proofErr w:type="gramEnd"/>
      <w:r w:rsidRPr="007E5008">
        <w:rPr>
          <w:lang w:val="nl-NL"/>
        </w:rPr>
        <w:t xml:space="preserve"> (u &lt;= me-&gt;</w:t>
      </w:r>
      <w:proofErr w:type="spellStart"/>
      <w:r w:rsidRPr="007E5008">
        <w:rPr>
          <w:lang w:val="nl-NL"/>
        </w:rPr>
        <w:t>limlow</w:t>
      </w:r>
      <w:proofErr w:type="spellEnd"/>
      <w:r w:rsidRPr="007E5008">
        <w:rPr>
          <w:lang w:val="nl-NL"/>
        </w:rPr>
        <w:t>) {</w:t>
      </w:r>
    </w:p>
    <w:p w14:paraId="17F35BE0" w14:textId="77777777" w:rsidR="007E5008" w:rsidRPr="007E5008" w:rsidRDefault="007E5008" w:rsidP="007E5008">
      <w:pPr>
        <w:pStyle w:val="ListParagraph"/>
        <w:rPr>
          <w:lang w:val="nl-NL"/>
        </w:rPr>
      </w:pPr>
      <w:r w:rsidRPr="007E5008">
        <w:rPr>
          <w:lang w:val="nl-NL"/>
        </w:rPr>
        <w:tab/>
      </w:r>
      <w:r w:rsidRPr="007E5008">
        <w:rPr>
          <w:lang w:val="nl-NL"/>
        </w:rPr>
        <w:tab/>
      </w:r>
      <w:proofErr w:type="gramStart"/>
      <w:r w:rsidRPr="007E5008">
        <w:rPr>
          <w:lang w:val="nl-NL"/>
        </w:rPr>
        <w:t>u</w:t>
      </w:r>
      <w:proofErr w:type="gramEnd"/>
      <w:r w:rsidRPr="007E5008">
        <w:rPr>
          <w:lang w:val="nl-NL"/>
        </w:rPr>
        <w:t xml:space="preserve"> = me-&gt;</w:t>
      </w:r>
      <w:proofErr w:type="spellStart"/>
      <w:r w:rsidRPr="007E5008">
        <w:rPr>
          <w:lang w:val="nl-NL"/>
        </w:rPr>
        <w:t>limlow</w:t>
      </w:r>
      <w:proofErr w:type="spellEnd"/>
      <w:r w:rsidRPr="007E5008">
        <w:rPr>
          <w:lang w:val="nl-NL"/>
        </w:rPr>
        <w:t>;</w:t>
      </w:r>
    </w:p>
    <w:p w14:paraId="6E186B61" w14:textId="77777777" w:rsidR="007E5008" w:rsidRPr="007E5008" w:rsidRDefault="007E5008" w:rsidP="007E5008">
      <w:pPr>
        <w:pStyle w:val="ListParagraph"/>
        <w:rPr>
          <w:lang w:val="en-US"/>
        </w:rPr>
      </w:pPr>
      <w:r w:rsidRPr="007E5008">
        <w:rPr>
          <w:lang w:val="nl-NL"/>
        </w:rPr>
        <w:tab/>
      </w:r>
      <w:r w:rsidRPr="007E5008">
        <w:rPr>
          <w:lang w:val="en-US"/>
        </w:rPr>
        <w:t>}</w:t>
      </w:r>
    </w:p>
    <w:p w14:paraId="39DC5243" w14:textId="77777777" w:rsidR="007E5008" w:rsidRPr="007E5008" w:rsidRDefault="007E5008" w:rsidP="007E5008">
      <w:pPr>
        <w:pStyle w:val="ListParagraph"/>
        <w:rPr>
          <w:lang w:val="en-US"/>
        </w:rPr>
      </w:pPr>
    </w:p>
    <w:p w14:paraId="544CAF14" w14:textId="77777777" w:rsidR="007E5008" w:rsidRPr="007E5008" w:rsidRDefault="007E5008" w:rsidP="007E5008">
      <w:pPr>
        <w:pStyle w:val="ListParagraph"/>
        <w:rPr>
          <w:lang w:val="en-US"/>
        </w:rPr>
      </w:pPr>
    </w:p>
    <w:p w14:paraId="1CE56AD5" w14:textId="5BBDFA19" w:rsidR="007E5008" w:rsidRPr="007E5008" w:rsidRDefault="007E5008" w:rsidP="007E5008">
      <w:pPr>
        <w:pStyle w:val="ListParagraph"/>
        <w:rPr>
          <w:lang w:val="en-US"/>
        </w:rPr>
      </w:pPr>
      <w:r w:rsidRPr="007E5008">
        <w:rPr>
          <w:lang w:val="en-US"/>
        </w:rPr>
        <w:tab/>
        <w:t xml:space="preserve">// Reset the integral when the outputs are inhibited (when the </w:t>
      </w:r>
      <w:r w:rsidR="00A24021">
        <w:rPr>
          <w:lang w:val="en-US"/>
        </w:rPr>
        <w:t>converter</w:t>
      </w:r>
      <w:r w:rsidRPr="007E5008">
        <w:rPr>
          <w:lang w:val="en-US"/>
        </w:rPr>
        <w:t xml:space="preserve"> is blocked):</w:t>
      </w:r>
    </w:p>
    <w:p w14:paraId="28403BAE" w14:textId="77777777" w:rsidR="007E5008" w:rsidRPr="007E5008" w:rsidRDefault="007E5008" w:rsidP="007E5008">
      <w:pPr>
        <w:pStyle w:val="ListParagraph"/>
        <w:rPr>
          <w:lang w:val="en-US"/>
        </w:rPr>
      </w:pPr>
      <w:r w:rsidRPr="007E5008">
        <w:rPr>
          <w:lang w:val="en-US"/>
        </w:rPr>
        <w:tab/>
      </w:r>
      <w:proofErr w:type="gramStart"/>
      <w:r w:rsidRPr="007E5008">
        <w:rPr>
          <w:lang w:val="en-US"/>
        </w:rPr>
        <w:t>if(</w:t>
      </w:r>
      <w:proofErr w:type="spellStart"/>
      <w:proofErr w:type="gramEnd"/>
      <w:r w:rsidRPr="007E5008">
        <w:rPr>
          <w:lang w:val="en-US"/>
        </w:rPr>
        <w:t>GetCoreState</w:t>
      </w:r>
      <w:proofErr w:type="spellEnd"/>
      <w:r w:rsidRPr="007E5008">
        <w:rPr>
          <w:lang w:val="en-US"/>
        </w:rPr>
        <w:t>() != OPERATING)</w:t>
      </w:r>
    </w:p>
    <w:p w14:paraId="433E54EF" w14:textId="77777777" w:rsidR="007E5008" w:rsidRPr="007E5008" w:rsidRDefault="007E5008" w:rsidP="007E5008">
      <w:pPr>
        <w:pStyle w:val="ListParagraph"/>
        <w:rPr>
          <w:lang w:val="en-US"/>
        </w:rPr>
      </w:pPr>
      <w:r w:rsidRPr="007E5008">
        <w:rPr>
          <w:lang w:val="en-US"/>
        </w:rPr>
        <w:tab/>
      </w:r>
      <w:r w:rsidRPr="007E5008">
        <w:rPr>
          <w:lang w:val="en-US"/>
        </w:rPr>
        <w:tab/>
        <w:t>me-&gt;</w:t>
      </w:r>
      <w:proofErr w:type="spellStart"/>
      <w:r w:rsidRPr="007E5008">
        <w:rPr>
          <w:lang w:val="en-US"/>
        </w:rPr>
        <w:t>ui_prev</w:t>
      </w:r>
      <w:proofErr w:type="spellEnd"/>
      <w:r w:rsidRPr="007E5008">
        <w:rPr>
          <w:lang w:val="en-US"/>
        </w:rPr>
        <w:t xml:space="preserve"> = 0.0;</w:t>
      </w:r>
      <w:r w:rsidRPr="007E5008">
        <w:rPr>
          <w:lang w:val="en-US"/>
        </w:rPr>
        <w:tab/>
      </w:r>
      <w:r w:rsidRPr="007E5008">
        <w:rPr>
          <w:lang w:val="en-US"/>
        </w:rPr>
        <w:tab/>
      </w:r>
      <w:r w:rsidRPr="007E5008">
        <w:rPr>
          <w:lang w:val="en-US"/>
        </w:rPr>
        <w:tab/>
      </w:r>
      <w:r w:rsidRPr="007E5008">
        <w:rPr>
          <w:lang w:val="en-US"/>
        </w:rPr>
        <w:tab/>
      </w:r>
      <w:r w:rsidRPr="007E5008">
        <w:rPr>
          <w:lang w:val="en-US"/>
        </w:rPr>
        <w:tab/>
        <w:t xml:space="preserve">                                    // Avoid integrating when core has been disabled</w:t>
      </w:r>
    </w:p>
    <w:p w14:paraId="494D1CAE" w14:textId="77777777" w:rsidR="007E5008" w:rsidRPr="007E5008" w:rsidRDefault="007E5008" w:rsidP="007E5008">
      <w:pPr>
        <w:pStyle w:val="ListParagraph"/>
        <w:rPr>
          <w:lang w:val="en-US"/>
        </w:rPr>
      </w:pPr>
    </w:p>
    <w:p w14:paraId="2E522078" w14:textId="77777777" w:rsidR="007E5008" w:rsidRPr="007E5008" w:rsidRDefault="007E5008" w:rsidP="007E5008">
      <w:pPr>
        <w:pStyle w:val="ListParagraph"/>
        <w:rPr>
          <w:lang w:val="en-US"/>
        </w:rPr>
      </w:pPr>
      <w:r w:rsidRPr="007E5008">
        <w:rPr>
          <w:lang w:val="en-US"/>
        </w:rPr>
        <w:tab/>
        <w:t xml:space="preserve">return </w:t>
      </w:r>
      <w:proofErr w:type="gramStart"/>
      <w:r w:rsidRPr="007E5008">
        <w:rPr>
          <w:lang w:val="en-US"/>
        </w:rPr>
        <w:t>u;</w:t>
      </w:r>
      <w:proofErr w:type="gramEnd"/>
    </w:p>
    <w:p w14:paraId="1FB46C98" w14:textId="77777777" w:rsidR="007E5008" w:rsidRPr="007E5008" w:rsidRDefault="007E5008" w:rsidP="007E5008">
      <w:pPr>
        <w:pStyle w:val="ListParagraph"/>
        <w:rPr>
          <w:lang w:val="en-US"/>
        </w:rPr>
      </w:pPr>
      <w:r w:rsidRPr="007E5008">
        <w:rPr>
          <w:lang w:val="en-US"/>
        </w:rPr>
        <w:t>}</w:t>
      </w:r>
    </w:p>
    <w:p w14:paraId="67B6C441" w14:textId="77777777" w:rsidR="007E5008" w:rsidRPr="007E5008" w:rsidRDefault="007E5008" w:rsidP="007E5008">
      <w:pPr>
        <w:pStyle w:val="ListParagraph"/>
        <w:rPr>
          <w:lang w:val="en-US"/>
        </w:rPr>
      </w:pPr>
    </w:p>
    <w:p w14:paraId="6F9DFDFB" w14:textId="77777777" w:rsidR="007E5008" w:rsidRDefault="007E5008" w:rsidP="00082E00">
      <w:pPr>
        <w:pStyle w:val="ListParagraph"/>
        <w:rPr>
          <w:lang w:val="en-US"/>
        </w:rPr>
      </w:pPr>
    </w:p>
    <w:p w14:paraId="662C11D1" w14:textId="72D49C43" w:rsidR="007E5008" w:rsidRPr="00A24021" w:rsidRDefault="00A24021" w:rsidP="00082E00">
      <w:pPr>
        <w:pStyle w:val="ListParagraph"/>
        <w:rPr>
          <w:b/>
          <w:bCs/>
          <w:lang w:val="en-US"/>
        </w:rPr>
      </w:pPr>
      <w:r w:rsidRPr="00A24021">
        <w:rPr>
          <w:b/>
          <w:bCs/>
          <w:lang w:val="en-US"/>
        </w:rPr>
        <w:t>____________________________________________________________________________</w:t>
      </w:r>
    </w:p>
    <w:p w14:paraId="0F18B56B" w14:textId="77777777" w:rsidR="007E5008" w:rsidRDefault="007E5008" w:rsidP="00082E00">
      <w:pPr>
        <w:pStyle w:val="ListParagraph"/>
        <w:rPr>
          <w:lang w:val="en-US"/>
        </w:rPr>
      </w:pPr>
    </w:p>
    <w:p w14:paraId="5BFC5B1E" w14:textId="77777777" w:rsidR="007E5008" w:rsidRDefault="007E5008" w:rsidP="00082E00">
      <w:pPr>
        <w:pStyle w:val="ListParagraph"/>
        <w:rPr>
          <w:lang w:val="en-US"/>
        </w:rPr>
      </w:pPr>
    </w:p>
    <w:p w14:paraId="744B07A0" w14:textId="77777777" w:rsidR="007E5008" w:rsidRDefault="007E5008" w:rsidP="00082E00">
      <w:pPr>
        <w:pStyle w:val="ListParagraph"/>
        <w:rPr>
          <w:lang w:val="en-US"/>
        </w:rPr>
      </w:pPr>
    </w:p>
    <w:p w14:paraId="60C8F87C" w14:textId="746619EF" w:rsidR="007E5008" w:rsidRPr="00A24021" w:rsidRDefault="007E5008" w:rsidP="00082E00">
      <w:pPr>
        <w:pStyle w:val="ListParagraph"/>
        <w:rPr>
          <w:b/>
          <w:bCs/>
          <w:sz w:val="32"/>
          <w:szCs w:val="32"/>
          <w:u w:val="single"/>
          <w:lang w:val="en-US"/>
        </w:rPr>
      </w:pPr>
      <w:proofErr w:type="spellStart"/>
      <w:r w:rsidRPr="00A24021">
        <w:rPr>
          <w:b/>
          <w:bCs/>
          <w:sz w:val="32"/>
          <w:szCs w:val="32"/>
          <w:u w:val="single"/>
          <w:lang w:val="en-US"/>
        </w:rPr>
        <w:t>Exemple</w:t>
      </w:r>
      <w:proofErr w:type="spellEnd"/>
      <w:r w:rsidRPr="00A24021">
        <w:rPr>
          <w:b/>
          <w:bCs/>
          <w:sz w:val="32"/>
          <w:szCs w:val="32"/>
          <w:u w:val="single"/>
          <w:lang w:val="en-US"/>
        </w:rPr>
        <w:t xml:space="preserve"> of complete code with pi controller </w:t>
      </w:r>
    </w:p>
    <w:p w14:paraId="242126E1" w14:textId="77777777" w:rsidR="007E5008" w:rsidRDefault="007E5008" w:rsidP="00082E00">
      <w:pPr>
        <w:pStyle w:val="ListParagraph"/>
        <w:rPr>
          <w:lang w:val="en-US"/>
        </w:rPr>
      </w:pPr>
    </w:p>
    <w:p w14:paraId="089D98C6" w14:textId="77777777" w:rsidR="007E5008" w:rsidRPr="007E5008" w:rsidRDefault="007E5008" w:rsidP="007E5008">
      <w:pPr>
        <w:pStyle w:val="ListParagraph"/>
        <w:rPr>
          <w:lang w:val="en-US"/>
        </w:rPr>
      </w:pPr>
    </w:p>
    <w:p w14:paraId="50231F7C" w14:textId="77777777" w:rsidR="00A24021" w:rsidRDefault="007E5008" w:rsidP="007E5008">
      <w:pPr>
        <w:pStyle w:val="ListParagraph"/>
      </w:pPr>
      <w:r w:rsidRPr="007E5008">
        <w:t xml:space="preserve">// </w:t>
      </w:r>
      <w:proofErr w:type="spellStart"/>
      <w:r w:rsidRPr="007E5008">
        <w:t>C</w:t>
      </w:r>
      <w:r w:rsidR="00A24021">
        <w:t>urrent</w:t>
      </w:r>
      <w:proofErr w:type="spellEnd"/>
      <w:r w:rsidR="00A24021">
        <w:t xml:space="preserve"> command</w:t>
      </w:r>
    </w:p>
    <w:p w14:paraId="20FA9EAD" w14:textId="09632A93" w:rsidR="007E5008" w:rsidRPr="007E5008" w:rsidRDefault="00A24021" w:rsidP="007E5008">
      <w:pPr>
        <w:pStyle w:val="ListParagraph"/>
      </w:pPr>
      <w:r>
        <w:t>//</w:t>
      </w:r>
      <w:proofErr w:type="spellStart"/>
      <w:r>
        <w:t>Current</w:t>
      </w:r>
      <w:proofErr w:type="spellEnd"/>
      <w:r>
        <w:t xml:space="preserve"> </w:t>
      </w:r>
      <w:proofErr w:type="spellStart"/>
      <w:proofErr w:type="gramStart"/>
      <w:r>
        <w:t>ref</w:t>
      </w:r>
      <w:proofErr w:type="spellEnd"/>
      <w:r>
        <w:t xml:space="preserve"> </w:t>
      </w:r>
      <w:r w:rsidR="007E5008" w:rsidRPr="007E5008">
        <w:t xml:space="preserve"> </w:t>
      </w:r>
      <w:r>
        <w:t>in</w:t>
      </w:r>
      <w:proofErr w:type="gramEnd"/>
      <w:r w:rsidR="007E5008" w:rsidRPr="007E5008">
        <w:t xml:space="preserve"> </w:t>
      </w:r>
      <w:proofErr w:type="spellStart"/>
      <w:r w:rsidR="007E5008" w:rsidRPr="007E5008">
        <w:t>A</w:t>
      </w:r>
      <w:r>
        <w:t>mp</w:t>
      </w:r>
      <w:proofErr w:type="spellEnd"/>
    </w:p>
    <w:p w14:paraId="49A615E9" w14:textId="77777777" w:rsidR="007E5008" w:rsidRPr="007E5008" w:rsidRDefault="007E5008" w:rsidP="007E5008">
      <w:pPr>
        <w:pStyle w:val="ListParagraph"/>
      </w:pPr>
    </w:p>
    <w:p w14:paraId="03A354EE" w14:textId="77777777" w:rsidR="007E5008" w:rsidRPr="007E5008" w:rsidRDefault="007E5008" w:rsidP="007E5008">
      <w:pPr>
        <w:pStyle w:val="ListParagraph"/>
      </w:pPr>
      <w:r w:rsidRPr="007E5008">
        <w:t>//</w:t>
      </w:r>
      <w:proofErr w:type="spellStart"/>
      <w:r w:rsidRPr="007E5008">
        <w:t>float</w:t>
      </w:r>
      <w:proofErr w:type="spellEnd"/>
      <w:r w:rsidRPr="007E5008">
        <w:t xml:space="preserve"> </w:t>
      </w:r>
      <w:proofErr w:type="spellStart"/>
      <w:r w:rsidRPr="007E5008">
        <w:t>IL_cons</w:t>
      </w:r>
      <w:proofErr w:type="spellEnd"/>
      <w:r w:rsidRPr="007E5008">
        <w:t xml:space="preserve">= </w:t>
      </w:r>
      <w:proofErr w:type="gramStart"/>
      <w:r w:rsidRPr="007E5008">
        <w:t>12;</w:t>
      </w:r>
      <w:proofErr w:type="gramEnd"/>
    </w:p>
    <w:p w14:paraId="2BFDD44D" w14:textId="77777777" w:rsidR="007E5008" w:rsidRPr="007E5008" w:rsidRDefault="007E5008" w:rsidP="007E5008">
      <w:pPr>
        <w:pStyle w:val="ListParagraph"/>
      </w:pPr>
    </w:p>
    <w:p w14:paraId="43C65D66" w14:textId="77777777" w:rsidR="007E5008" w:rsidRPr="007E5008" w:rsidRDefault="007E5008" w:rsidP="007E5008">
      <w:pPr>
        <w:pStyle w:val="ListParagraph"/>
      </w:pPr>
      <w:r w:rsidRPr="007E5008">
        <w:t>//</w:t>
      </w:r>
      <w:proofErr w:type="spellStart"/>
      <w:r w:rsidRPr="007E5008">
        <w:t>IL_ref</w:t>
      </w:r>
      <w:proofErr w:type="spellEnd"/>
      <w:r w:rsidRPr="007E5008">
        <w:t xml:space="preserve"> = </w:t>
      </w:r>
      <w:proofErr w:type="spellStart"/>
      <w:r w:rsidRPr="007E5008">
        <w:t>IL_cons</w:t>
      </w:r>
      <w:proofErr w:type="spellEnd"/>
      <w:r w:rsidRPr="007E5008">
        <w:t xml:space="preserve"> * (1/20) * 1 * (32768/10.0</w:t>
      </w:r>
      <w:proofErr w:type="gramStart"/>
      <w:r w:rsidRPr="007E5008">
        <w:t>);</w:t>
      </w:r>
      <w:proofErr w:type="gramEnd"/>
    </w:p>
    <w:p w14:paraId="2BF9DA36" w14:textId="77777777" w:rsidR="007E5008" w:rsidRPr="007E5008" w:rsidRDefault="007E5008" w:rsidP="007E5008">
      <w:pPr>
        <w:pStyle w:val="ListParagraph"/>
      </w:pPr>
    </w:p>
    <w:p w14:paraId="2B352063" w14:textId="77777777" w:rsidR="007E5008" w:rsidRPr="007E5008" w:rsidRDefault="007E5008" w:rsidP="007E5008">
      <w:pPr>
        <w:pStyle w:val="ListParagraph"/>
      </w:pPr>
      <w:proofErr w:type="spellStart"/>
      <w:proofErr w:type="gramStart"/>
      <w:r w:rsidRPr="007E5008">
        <w:t>float</w:t>
      </w:r>
      <w:proofErr w:type="spellEnd"/>
      <w:proofErr w:type="gramEnd"/>
      <w:r w:rsidRPr="007E5008">
        <w:t xml:space="preserve"> </w:t>
      </w:r>
      <w:proofErr w:type="spellStart"/>
      <w:r w:rsidRPr="007E5008">
        <w:t>IL_ref</w:t>
      </w:r>
      <w:proofErr w:type="spellEnd"/>
      <w:r w:rsidRPr="007E5008">
        <w:t xml:space="preserve"> = 1966.08;</w:t>
      </w:r>
    </w:p>
    <w:p w14:paraId="3028367B" w14:textId="77777777" w:rsidR="007E5008" w:rsidRPr="007E5008" w:rsidRDefault="007E5008" w:rsidP="007E5008">
      <w:pPr>
        <w:pStyle w:val="ListParagraph"/>
      </w:pPr>
      <w:proofErr w:type="spellStart"/>
      <w:proofErr w:type="gramStart"/>
      <w:r w:rsidRPr="007E5008">
        <w:t>float</w:t>
      </w:r>
      <w:proofErr w:type="spellEnd"/>
      <w:proofErr w:type="gramEnd"/>
      <w:r w:rsidRPr="007E5008">
        <w:t xml:space="preserve"> </w:t>
      </w:r>
      <w:proofErr w:type="spellStart"/>
      <w:r w:rsidRPr="007E5008">
        <w:t>IL_mes</w:t>
      </w:r>
      <w:proofErr w:type="spellEnd"/>
      <w:r w:rsidRPr="007E5008">
        <w:t>=0;</w:t>
      </w:r>
    </w:p>
    <w:p w14:paraId="11BECF39" w14:textId="77777777" w:rsidR="007E5008" w:rsidRPr="007E5008" w:rsidRDefault="007E5008" w:rsidP="007E5008">
      <w:pPr>
        <w:pStyle w:val="ListParagraph"/>
        <w:rPr>
          <w:lang w:val="en-US"/>
        </w:rPr>
      </w:pPr>
      <w:r w:rsidRPr="007E5008">
        <w:rPr>
          <w:lang w:val="en-US"/>
        </w:rPr>
        <w:t xml:space="preserve">float </w:t>
      </w:r>
      <w:proofErr w:type="spellStart"/>
      <w:r w:rsidRPr="007E5008">
        <w:rPr>
          <w:lang w:val="en-US"/>
        </w:rPr>
        <w:t>Duty_cycle</w:t>
      </w:r>
      <w:proofErr w:type="spellEnd"/>
      <w:r w:rsidRPr="007E5008">
        <w:rPr>
          <w:lang w:val="en-US"/>
        </w:rPr>
        <w:t>=</w:t>
      </w:r>
      <w:proofErr w:type="gramStart"/>
      <w:r w:rsidRPr="007E5008">
        <w:rPr>
          <w:lang w:val="en-US"/>
        </w:rPr>
        <w:t>0;</w:t>
      </w:r>
      <w:proofErr w:type="gramEnd"/>
    </w:p>
    <w:p w14:paraId="60207C92" w14:textId="77777777" w:rsidR="007E5008" w:rsidRPr="007E5008" w:rsidRDefault="007E5008" w:rsidP="007E5008">
      <w:pPr>
        <w:pStyle w:val="ListParagraph"/>
        <w:rPr>
          <w:lang w:val="en-US"/>
        </w:rPr>
      </w:pPr>
    </w:p>
    <w:p w14:paraId="5957D616" w14:textId="77777777" w:rsidR="007E5008" w:rsidRPr="007E5008" w:rsidRDefault="007E5008" w:rsidP="007E5008">
      <w:pPr>
        <w:pStyle w:val="ListParagraph"/>
        <w:rPr>
          <w:lang w:val="en-US"/>
        </w:rPr>
      </w:pPr>
      <w:r w:rsidRPr="007E5008">
        <w:rPr>
          <w:lang w:val="en-US"/>
        </w:rPr>
        <w:t xml:space="preserve">// </w:t>
      </w:r>
      <w:proofErr w:type="spellStart"/>
      <w:r w:rsidRPr="007E5008">
        <w:rPr>
          <w:lang w:val="en-US"/>
        </w:rPr>
        <w:t>Paramètres</w:t>
      </w:r>
      <w:proofErr w:type="spellEnd"/>
      <w:r w:rsidRPr="007E5008">
        <w:rPr>
          <w:lang w:val="en-US"/>
        </w:rPr>
        <w:t xml:space="preserve"> </w:t>
      </w:r>
      <w:proofErr w:type="spellStart"/>
      <w:r w:rsidRPr="007E5008">
        <w:rPr>
          <w:lang w:val="en-US"/>
        </w:rPr>
        <w:t>correcteur</w:t>
      </w:r>
      <w:proofErr w:type="spellEnd"/>
      <w:r w:rsidRPr="007E5008">
        <w:rPr>
          <w:lang w:val="en-US"/>
        </w:rPr>
        <w:t xml:space="preserve"> PI_I</w:t>
      </w:r>
    </w:p>
    <w:p w14:paraId="19BCFD29" w14:textId="77777777" w:rsidR="007E5008" w:rsidRPr="007E5008" w:rsidRDefault="007E5008" w:rsidP="007E5008">
      <w:pPr>
        <w:pStyle w:val="ListParagraph"/>
        <w:rPr>
          <w:lang w:val="en-US"/>
        </w:rPr>
      </w:pPr>
    </w:p>
    <w:p w14:paraId="0248C858" w14:textId="77777777" w:rsidR="007E5008" w:rsidRPr="007E5008" w:rsidRDefault="007E5008" w:rsidP="007E5008">
      <w:pPr>
        <w:pStyle w:val="ListParagraph"/>
        <w:rPr>
          <w:lang w:val="en-US"/>
        </w:rPr>
      </w:pPr>
      <w:r w:rsidRPr="007E5008">
        <w:rPr>
          <w:lang w:val="en-US"/>
        </w:rPr>
        <w:t xml:space="preserve">float </w:t>
      </w:r>
      <w:proofErr w:type="spellStart"/>
      <w:r w:rsidRPr="007E5008">
        <w:rPr>
          <w:lang w:val="en-US"/>
        </w:rPr>
        <w:t>Kp_i</w:t>
      </w:r>
      <w:proofErr w:type="spellEnd"/>
      <w:r w:rsidRPr="007E5008">
        <w:rPr>
          <w:lang w:val="en-US"/>
        </w:rPr>
        <w:t>=191.781e-</w:t>
      </w:r>
      <w:proofErr w:type="gramStart"/>
      <w:r w:rsidRPr="007E5008">
        <w:rPr>
          <w:lang w:val="en-US"/>
        </w:rPr>
        <w:t>6;</w:t>
      </w:r>
      <w:proofErr w:type="gramEnd"/>
    </w:p>
    <w:p w14:paraId="3D3A7F28" w14:textId="77777777" w:rsidR="007E5008" w:rsidRPr="007E5008" w:rsidRDefault="007E5008" w:rsidP="007E5008">
      <w:pPr>
        <w:pStyle w:val="ListParagraph"/>
        <w:rPr>
          <w:lang w:val="en-US"/>
        </w:rPr>
      </w:pPr>
      <w:r w:rsidRPr="007E5008">
        <w:rPr>
          <w:lang w:val="en-US"/>
        </w:rPr>
        <w:t xml:space="preserve">float </w:t>
      </w:r>
      <w:proofErr w:type="spellStart"/>
      <w:r w:rsidRPr="007E5008">
        <w:rPr>
          <w:lang w:val="en-US"/>
        </w:rPr>
        <w:t>Ti_i</w:t>
      </w:r>
      <w:proofErr w:type="spellEnd"/>
      <w:r w:rsidRPr="007E5008">
        <w:rPr>
          <w:lang w:val="en-US"/>
        </w:rPr>
        <w:t>=364.628e-</w:t>
      </w:r>
      <w:proofErr w:type="gramStart"/>
      <w:r w:rsidRPr="007E5008">
        <w:rPr>
          <w:lang w:val="en-US"/>
        </w:rPr>
        <w:t>6;</w:t>
      </w:r>
      <w:proofErr w:type="gramEnd"/>
    </w:p>
    <w:p w14:paraId="082CFB4D" w14:textId="77777777" w:rsidR="007E5008" w:rsidRPr="007E5008" w:rsidRDefault="007E5008" w:rsidP="007E5008">
      <w:pPr>
        <w:pStyle w:val="ListParagraph"/>
        <w:rPr>
          <w:lang w:val="en-US"/>
        </w:rPr>
      </w:pPr>
      <w:r w:rsidRPr="007E5008">
        <w:rPr>
          <w:lang w:val="en-US"/>
        </w:rPr>
        <w:lastRenderedPageBreak/>
        <w:t xml:space="preserve">float </w:t>
      </w:r>
      <w:proofErr w:type="spellStart"/>
      <w:r w:rsidRPr="007E5008">
        <w:rPr>
          <w:lang w:val="en-US"/>
        </w:rPr>
        <w:t>Up_limit_i</w:t>
      </w:r>
      <w:proofErr w:type="spellEnd"/>
      <w:r w:rsidRPr="007E5008">
        <w:rPr>
          <w:lang w:val="en-US"/>
        </w:rPr>
        <w:t>=</w:t>
      </w:r>
      <w:proofErr w:type="gramStart"/>
      <w:r w:rsidRPr="007E5008">
        <w:rPr>
          <w:lang w:val="en-US"/>
        </w:rPr>
        <w:t>1;</w:t>
      </w:r>
      <w:proofErr w:type="gramEnd"/>
    </w:p>
    <w:p w14:paraId="40B17451" w14:textId="77777777" w:rsidR="007E5008" w:rsidRPr="007E5008" w:rsidRDefault="007E5008" w:rsidP="007E5008">
      <w:pPr>
        <w:pStyle w:val="ListParagraph"/>
        <w:rPr>
          <w:lang w:val="en-US"/>
        </w:rPr>
      </w:pPr>
      <w:r w:rsidRPr="007E5008">
        <w:rPr>
          <w:lang w:val="en-US"/>
        </w:rPr>
        <w:t xml:space="preserve">float </w:t>
      </w:r>
      <w:proofErr w:type="spellStart"/>
      <w:r w:rsidRPr="007E5008">
        <w:rPr>
          <w:lang w:val="en-US"/>
        </w:rPr>
        <w:t>Low_limit_i</w:t>
      </w:r>
      <w:proofErr w:type="spellEnd"/>
      <w:r w:rsidRPr="007E5008">
        <w:rPr>
          <w:lang w:val="en-US"/>
        </w:rPr>
        <w:t>=</w:t>
      </w:r>
      <w:proofErr w:type="gramStart"/>
      <w:r w:rsidRPr="007E5008">
        <w:rPr>
          <w:lang w:val="en-US"/>
        </w:rPr>
        <w:t>0;</w:t>
      </w:r>
      <w:proofErr w:type="gramEnd"/>
    </w:p>
    <w:p w14:paraId="72C81BDE" w14:textId="77777777" w:rsidR="007E5008" w:rsidRPr="007E5008" w:rsidRDefault="007E5008" w:rsidP="007E5008">
      <w:pPr>
        <w:pStyle w:val="ListParagraph"/>
        <w:rPr>
          <w:lang w:val="en-US"/>
        </w:rPr>
      </w:pPr>
    </w:p>
    <w:p w14:paraId="01E208B1" w14:textId="77777777" w:rsidR="007E5008" w:rsidRPr="007E5008" w:rsidRDefault="007E5008" w:rsidP="007E5008">
      <w:pPr>
        <w:pStyle w:val="ListParagraph"/>
        <w:rPr>
          <w:lang w:val="en-US"/>
        </w:rPr>
      </w:pPr>
    </w:p>
    <w:p w14:paraId="57741749" w14:textId="77777777" w:rsidR="007E5008" w:rsidRPr="007E5008" w:rsidRDefault="007E5008" w:rsidP="007E5008">
      <w:pPr>
        <w:pStyle w:val="ListParagraph"/>
        <w:rPr>
          <w:lang w:val="en-US"/>
        </w:rPr>
      </w:pPr>
    </w:p>
    <w:p w14:paraId="1BAE3313" w14:textId="77777777" w:rsidR="007E5008" w:rsidRPr="007E5008" w:rsidRDefault="007E5008" w:rsidP="007E5008">
      <w:pPr>
        <w:pStyle w:val="ListParagraph"/>
        <w:rPr>
          <w:lang w:val="en-US"/>
        </w:rPr>
      </w:pPr>
      <w:r w:rsidRPr="007E5008">
        <w:rPr>
          <w:lang w:val="en-US"/>
        </w:rPr>
        <w:t xml:space="preserve">float </w:t>
      </w:r>
      <w:proofErr w:type="spellStart"/>
      <w:r w:rsidRPr="007E5008">
        <w:rPr>
          <w:lang w:val="en-US"/>
        </w:rPr>
        <w:t>F_samp</w:t>
      </w:r>
      <w:proofErr w:type="spellEnd"/>
      <w:r w:rsidRPr="007E5008">
        <w:rPr>
          <w:lang w:val="en-US"/>
        </w:rPr>
        <w:t>=2*SW_</w:t>
      </w:r>
      <w:proofErr w:type="gramStart"/>
      <w:r w:rsidRPr="007E5008">
        <w:rPr>
          <w:lang w:val="en-US"/>
        </w:rPr>
        <w:t>FREQ;</w:t>
      </w:r>
      <w:proofErr w:type="gramEnd"/>
    </w:p>
    <w:p w14:paraId="04EA2B6F" w14:textId="77777777" w:rsidR="007E5008" w:rsidRPr="007E5008" w:rsidRDefault="007E5008" w:rsidP="007E5008">
      <w:pPr>
        <w:pStyle w:val="ListParagraph"/>
        <w:rPr>
          <w:lang w:val="en-US"/>
        </w:rPr>
      </w:pPr>
    </w:p>
    <w:p w14:paraId="2690F866" w14:textId="77777777" w:rsidR="007E5008" w:rsidRPr="007E5008" w:rsidRDefault="007E5008" w:rsidP="007E5008">
      <w:pPr>
        <w:pStyle w:val="ListParagraph"/>
        <w:rPr>
          <w:lang w:val="en-US"/>
        </w:rPr>
      </w:pPr>
    </w:p>
    <w:p w14:paraId="229627F0" w14:textId="77777777" w:rsidR="007E5008" w:rsidRPr="007E5008" w:rsidRDefault="007E5008" w:rsidP="007E5008">
      <w:pPr>
        <w:pStyle w:val="ListParagraph"/>
        <w:rPr>
          <w:lang w:val="en-US"/>
        </w:rPr>
      </w:pPr>
    </w:p>
    <w:p w14:paraId="7586F594" w14:textId="77777777" w:rsidR="007E5008" w:rsidRPr="007E5008" w:rsidRDefault="007E5008" w:rsidP="007E5008">
      <w:pPr>
        <w:pStyle w:val="ListParagraph"/>
        <w:rPr>
          <w:lang w:val="en-US"/>
        </w:rPr>
      </w:pPr>
    </w:p>
    <w:p w14:paraId="55883556" w14:textId="77777777" w:rsidR="007E5008" w:rsidRPr="007E5008" w:rsidRDefault="007E5008" w:rsidP="007E5008">
      <w:pPr>
        <w:pStyle w:val="ListParagraph"/>
      </w:pPr>
      <w:proofErr w:type="spellStart"/>
      <w:r w:rsidRPr="007E5008">
        <w:t>PIController</w:t>
      </w:r>
      <w:proofErr w:type="spellEnd"/>
      <w:r w:rsidRPr="007E5008">
        <w:t xml:space="preserve"> </w:t>
      </w:r>
      <w:proofErr w:type="spellStart"/>
      <w:r w:rsidRPr="007E5008">
        <w:t>PI_</w:t>
      </w:r>
      <w:proofErr w:type="gramStart"/>
      <w:r w:rsidRPr="007E5008">
        <w:t>courant</w:t>
      </w:r>
      <w:proofErr w:type="spellEnd"/>
      <w:r w:rsidRPr="007E5008">
        <w:t>;</w:t>
      </w:r>
      <w:proofErr w:type="gramEnd"/>
    </w:p>
    <w:p w14:paraId="657306C5" w14:textId="77777777" w:rsidR="007E5008" w:rsidRPr="007E5008" w:rsidRDefault="007E5008" w:rsidP="007E5008">
      <w:pPr>
        <w:pStyle w:val="ListParagraph"/>
      </w:pPr>
    </w:p>
    <w:p w14:paraId="08D7AE4D" w14:textId="77777777" w:rsidR="007E5008" w:rsidRPr="007E5008" w:rsidRDefault="007E5008" w:rsidP="007E5008">
      <w:pPr>
        <w:pStyle w:val="ListParagraph"/>
      </w:pPr>
    </w:p>
    <w:p w14:paraId="554687AE" w14:textId="77777777" w:rsidR="007E5008" w:rsidRPr="007E5008" w:rsidRDefault="007E5008" w:rsidP="007E5008">
      <w:pPr>
        <w:pStyle w:val="ListParagraph"/>
      </w:pPr>
      <w:r w:rsidRPr="007E5008">
        <w:t>/**</w:t>
      </w:r>
    </w:p>
    <w:p w14:paraId="0DCFF189" w14:textId="63886FBB" w:rsidR="007E5008" w:rsidRPr="007E5008" w:rsidRDefault="007E5008" w:rsidP="007E5008">
      <w:pPr>
        <w:pStyle w:val="ListParagraph"/>
      </w:pPr>
      <w:r w:rsidRPr="007E5008">
        <w:t xml:space="preserve"> *</w:t>
      </w:r>
      <w:r w:rsidR="00A24021">
        <w:t>I</w:t>
      </w:r>
      <w:r w:rsidRPr="007E5008">
        <w:t>nitialisation</w:t>
      </w:r>
      <w:r w:rsidR="00A24021">
        <w:t xml:space="preserve"> routin</w:t>
      </w:r>
    </w:p>
    <w:p w14:paraId="7D71C7A4" w14:textId="565BE5EB" w:rsidR="007E5008" w:rsidRPr="00A24021" w:rsidRDefault="007E5008" w:rsidP="007E5008">
      <w:pPr>
        <w:pStyle w:val="ListParagraph"/>
        <w:rPr>
          <w:lang w:val="en-US"/>
        </w:rPr>
      </w:pPr>
      <w:r w:rsidRPr="00A24021">
        <w:rPr>
          <w:lang w:val="en-US"/>
        </w:rPr>
        <w:t xml:space="preserve"> * </w:t>
      </w:r>
      <w:r w:rsidR="00A24021" w:rsidRPr="00A24021">
        <w:rPr>
          <w:lang w:val="en-US"/>
        </w:rPr>
        <w:t xml:space="preserve">will be executed only one time in the beginning of </w:t>
      </w:r>
      <w:proofErr w:type="gramStart"/>
      <w:r w:rsidRPr="00A24021">
        <w:rPr>
          <w:lang w:val="en-US"/>
        </w:rPr>
        <w:t>run ,</w:t>
      </w:r>
      <w:proofErr w:type="gramEnd"/>
      <w:r w:rsidRPr="00A24021">
        <w:rPr>
          <w:lang w:val="en-US"/>
        </w:rPr>
        <w:t xml:space="preserve"> </w:t>
      </w:r>
      <w:r w:rsidR="00A24021">
        <w:rPr>
          <w:lang w:val="en-US"/>
        </w:rPr>
        <w:t xml:space="preserve">used for </w:t>
      </w:r>
      <w:proofErr w:type="spellStart"/>
      <w:r w:rsidRPr="00A24021">
        <w:rPr>
          <w:lang w:val="en-US"/>
        </w:rPr>
        <w:t>initialisation</w:t>
      </w:r>
      <w:proofErr w:type="spellEnd"/>
      <w:r w:rsidRPr="00A24021">
        <w:rPr>
          <w:lang w:val="en-US"/>
        </w:rPr>
        <w:t xml:space="preserve"> </w:t>
      </w:r>
      <w:r w:rsidR="00A24021">
        <w:rPr>
          <w:lang w:val="en-US"/>
        </w:rPr>
        <w:t>and</w:t>
      </w:r>
      <w:r w:rsidRPr="00A24021">
        <w:rPr>
          <w:lang w:val="en-US"/>
        </w:rPr>
        <w:t xml:space="preserve"> configuration </w:t>
      </w:r>
      <w:r w:rsidR="00A24021">
        <w:rPr>
          <w:lang w:val="en-US"/>
        </w:rPr>
        <w:t>of  the</w:t>
      </w:r>
      <w:r w:rsidRPr="00A24021">
        <w:rPr>
          <w:lang w:val="en-US"/>
        </w:rPr>
        <w:t xml:space="preserve"> IP</w:t>
      </w:r>
      <w:r w:rsidR="00A24021">
        <w:rPr>
          <w:lang w:val="en-US"/>
        </w:rPr>
        <w:t>s</w:t>
      </w:r>
    </w:p>
    <w:p w14:paraId="1104EB99" w14:textId="77777777" w:rsidR="007E5008" w:rsidRPr="007E5008" w:rsidRDefault="007E5008" w:rsidP="007E5008">
      <w:pPr>
        <w:pStyle w:val="ListParagraph"/>
      </w:pPr>
      <w:r w:rsidRPr="007E5008">
        <w:t>*/</w:t>
      </w:r>
    </w:p>
    <w:p w14:paraId="04CEFA5E" w14:textId="77777777" w:rsidR="007E5008" w:rsidRPr="007E5008" w:rsidRDefault="007E5008" w:rsidP="007E5008">
      <w:pPr>
        <w:pStyle w:val="ListParagraph"/>
      </w:pPr>
    </w:p>
    <w:p w14:paraId="13679AF4" w14:textId="77777777" w:rsidR="007E5008" w:rsidRPr="007E5008" w:rsidRDefault="007E5008" w:rsidP="007E5008">
      <w:pPr>
        <w:pStyle w:val="ListParagraph"/>
      </w:pPr>
    </w:p>
    <w:p w14:paraId="08B03BF7" w14:textId="77777777" w:rsidR="007E5008" w:rsidRPr="007E5008" w:rsidRDefault="007E5008" w:rsidP="007E5008">
      <w:pPr>
        <w:pStyle w:val="ListParagraph"/>
      </w:pPr>
      <w:proofErr w:type="spellStart"/>
      <w:proofErr w:type="gramStart"/>
      <w:r w:rsidRPr="007E5008">
        <w:t>tUserSafe</w:t>
      </w:r>
      <w:proofErr w:type="spellEnd"/>
      <w:proofErr w:type="gramEnd"/>
      <w:r w:rsidRPr="007E5008">
        <w:t xml:space="preserve"> </w:t>
      </w:r>
      <w:proofErr w:type="spellStart"/>
      <w:r w:rsidRPr="007E5008">
        <w:t>UserInit</w:t>
      </w:r>
      <w:proofErr w:type="spellEnd"/>
      <w:r w:rsidRPr="007E5008">
        <w:t>(</w:t>
      </w:r>
      <w:proofErr w:type="spellStart"/>
      <w:r w:rsidRPr="007E5008">
        <w:t>void</w:t>
      </w:r>
      <w:proofErr w:type="spellEnd"/>
      <w:r w:rsidRPr="007E5008">
        <w:t>)</w:t>
      </w:r>
    </w:p>
    <w:p w14:paraId="6BF9247B" w14:textId="77777777" w:rsidR="007E5008" w:rsidRPr="007E5008" w:rsidRDefault="007E5008" w:rsidP="007E5008">
      <w:pPr>
        <w:pStyle w:val="ListParagraph"/>
      </w:pPr>
      <w:r w:rsidRPr="007E5008">
        <w:t>{</w:t>
      </w:r>
    </w:p>
    <w:p w14:paraId="4FF973E6" w14:textId="77777777" w:rsidR="007E5008" w:rsidRPr="007E5008" w:rsidRDefault="007E5008" w:rsidP="007E5008">
      <w:pPr>
        <w:pStyle w:val="ListParagraph"/>
      </w:pPr>
      <w:r w:rsidRPr="007E5008">
        <w:tab/>
        <w:t>/**</w:t>
      </w:r>
    </w:p>
    <w:p w14:paraId="2FE02A14" w14:textId="6AD00928" w:rsidR="007E5008" w:rsidRPr="00A24021" w:rsidRDefault="007E5008" w:rsidP="007E5008">
      <w:pPr>
        <w:pStyle w:val="ListParagraph"/>
        <w:rPr>
          <w:lang w:val="en-US"/>
        </w:rPr>
      </w:pPr>
      <w:r w:rsidRPr="007E5008">
        <w:tab/>
      </w:r>
      <w:r w:rsidRPr="00A24021">
        <w:rPr>
          <w:lang w:val="en-US"/>
        </w:rPr>
        <w:t xml:space="preserve"> * </w:t>
      </w:r>
      <w:r w:rsidR="00A24021" w:rsidRPr="00A24021">
        <w:rPr>
          <w:lang w:val="en-US"/>
        </w:rPr>
        <w:t>Config of the main interrupt</w:t>
      </w:r>
      <w:r w:rsidRPr="00A24021">
        <w:rPr>
          <w:lang w:val="en-US"/>
        </w:rPr>
        <w:t xml:space="preserve"> (main interrupt):</w:t>
      </w:r>
    </w:p>
    <w:p w14:paraId="45BB0DD8" w14:textId="6F9CB8C4" w:rsidR="007E5008" w:rsidRPr="00A24021" w:rsidRDefault="007E5008" w:rsidP="007E5008">
      <w:pPr>
        <w:pStyle w:val="ListParagraph"/>
        <w:rPr>
          <w:lang w:val="en-US"/>
        </w:rPr>
      </w:pPr>
      <w:r w:rsidRPr="00A24021">
        <w:rPr>
          <w:lang w:val="en-US"/>
        </w:rPr>
        <w:tab/>
        <w:t xml:space="preserve"> * - Config</w:t>
      </w:r>
      <w:r w:rsidR="00A24021" w:rsidRPr="00A24021">
        <w:rPr>
          <w:lang w:val="en-US"/>
        </w:rPr>
        <w:t xml:space="preserve"> of the clock 0 a</w:t>
      </w:r>
      <w:r w:rsidR="00A24021">
        <w:rPr>
          <w:lang w:val="en-US"/>
        </w:rPr>
        <w:t xml:space="preserve">t the desired frequency </w:t>
      </w:r>
    </w:p>
    <w:p w14:paraId="340EE35F" w14:textId="77777777" w:rsidR="007E5008" w:rsidRPr="007E5008" w:rsidRDefault="007E5008" w:rsidP="007E5008">
      <w:pPr>
        <w:pStyle w:val="ListParagraph"/>
        <w:rPr>
          <w:lang w:val="en-US"/>
        </w:rPr>
      </w:pPr>
      <w:r w:rsidRPr="007E5008">
        <w:rPr>
          <w:lang w:val="en-US"/>
        </w:rPr>
        <w:t>*/</w:t>
      </w:r>
    </w:p>
    <w:p w14:paraId="3A358D6D" w14:textId="77777777" w:rsidR="007E5008" w:rsidRPr="007E5008" w:rsidRDefault="007E5008" w:rsidP="007E5008">
      <w:pPr>
        <w:pStyle w:val="ListParagraph"/>
        <w:rPr>
          <w:lang w:val="en-US"/>
        </w:rPr>
      </w:pPr>
    </w:p>
    <w:p w14:paraId="337F673D" w14:textId="77777777" w:rsidR="007E5008" w:rsidRPr="007E5008" w:rsidRDefault="007E5008" w:rsidP="007E5008">
      <w:pPr>
        <w:pStyle w:val="ListParagraph"/>
        <w:rPr>
          <w:lang w:val="en-US"/>
        </w:rPr>
      </w:pPr>
      <w:r w:rsidRPr="007E5008">
        <w:rPr>
          <w:lang w:val="en-US"/>
        </w:rPr>
        <w:tab/>
        <w:t xml:space="preserve"> </w:t>
      </w:r>
      <w:proofErr w:type="spellStart"/>
      <w:r w:rsidRPr="007E5008">
        <w:rPr>
          <w:lang w:val="en-US"/>
        </w:rPr>
        <w:t>Clock_</w:t>
      </w:r>
      <w:proofErr w:type="gramStart"/>
      <w:r w:rsidRPr="007E5008">
        <w:rPr>
          <w:lang w:val="en-US"/>
        </w:rPr>
        <w:t>SetFrequency</w:t>
      </w:r>
      <w:proofErr w:type="spellEnd"/>
      <w:r w:rsidRPr="007E5008">
        <w:rPr>
          <w:lang w:val="en-US"/>
        </w:rPr>
        <w:t>(</w:t>
      </w:r>
      <w:proofErr w:type="gramEnd"/>
      <w:r w:rsidRPr="007E5008">
        <w:rPr>
          <w:lang w:val="en-US"/>
        </w:rPr>
        <w:t>CLOCK_0,F_samp);</w:t>
      </w:r>
    </w:p>
    <w:p w14:paraId="39A8646E" w14:textId="77777777" w:rsidR="007E5008" w:rsidRPr="007E5008" w:rsidRDefault="007E5008" w:rsidP="007E5008">
      <w:pPr>
        <w:pStyle w:val="ListParagraph"/>
        <w:rPr>
          <w:lang w:val="en-US"/>
        </w:rPr>
      </w:pPr>
      <w:r w:rsidRPr="007E5008">
        <w:rPr>
          <w:lang w:val="en-US"/>
        </w:rPr>
        <w:tab/>
        <w:t xml:space="preserve"> </w:t>
      </w:r>
      <w:proofErr w:type="spellStart"/>
      <w:r w:rsidRPr="007E5008">
        <w:rPr>
          <w:lang w:val="en-US"/>
        </w:rPr>
        <w:t>Clock_</w:t>
      </w:r>
      <w:proofErr w:type="gramStart"/>
      <w:r w:rsidRPr="007E5008">
        <w:rPr>
          <w:lang w:val="en-US"/>
        </w:rPr>
        <w:t>SetFrequency</w:t>
      </w:r>
      <w:proofErr w:type="spellEnd"/>
      <w:r w:rsidRPr="007E5008">
        <w:rPr>
          <w:lang w:val="en-US"/>
        </w:rPr>
        <w:t>(</w:t>
      </w:r>
      <w:proofErr w:type="gramEnd"/>
      <w:r w:rsidRPr="007E5008">
        <w:rPr>
          <w:lang w:val="en-US"/>
        </w:rPr>
        <w:t>CLOCK_1,SW_FREQ);</w:t>
      </w:r>
    </w:p>
    <w:p w14:paraId="0C219E90" w14:textId="77777777" w:rsidR="007E5008" w:rsidRPr="007E5008" w:rsidRDefault="007E5008" w:rsidP="007E5008">
      <w:pPr>
        <w:pStyle w:val="ListParagraph"/>
      </w:pPr>
      <w:r w:rsidRPr="007E5008">
        <w:rPr>
          <w:lang w:val="en-US"/>
        </w:rPr>
        <w:tab/>
        <w:t xml:space="preserve"> </w:t>
      </w:r>
      <w:proofErr w:type="spellStart"/>
      <w:proofErr w:type="gramStart"/>
      <w:r w:rsidRPr="007E5008">
        <w:t>ConfigureMainInterrupt</w:t>
      </w:r>
      <w:proofErr w:type="spellEnd"/>
      <w:r w:rsidRPr="007E5008">
        <w:t>(</w:t>
      </w:r>
      <w:proofErr w:type="gramEnd"/>
      <w:r w:rsidRPr="007E5008">
        <w:t>UserInterrupt,CLOCK_0,0);</w:t>
      </w:r>
    </w:p>
    <w:p w14:paraId="00CCC28C" w14:textId="77777777" w:rsidR="007E5008" w:rsidRPr="007E5008" w:rsidRDefault="007E5008" w:rsidP="007E5008">
      <w:pPr>
        <w:pStyle w:val="ListParagraph"/>
      </w:pPr>
    </w:p>
    <w:p w14:paraId="4A502C3B" w14:textId="77777777" w:rsidR="007E5008" w:rsidRPr="007E5008" w:rsidRDefault="007E5008" w:rsidP="007E5008">
      <w:pPr>
        <w:pStyle w:val="ListParagraph"/>
      </w:pPr>
      <w:r w:rsidRPr="007E5008">
        <w:t xml:space="preserve">    /**</w:t>
      </w:r>
    </w:p>
    <w:p w14:paraId="1280EADF" w14:textId="448021F2" w:rsidR="007E5008" w:rsidRPr="00A24021" w:rsidRDefault="007E5008" w:rsidP="00A24021">
      <w:pPr>
        <w:pStyle w:val="ListParagraph"/>
        <w:rPr>
          <w:lang w:val="en-US"/>
        </w:rPr>
      </w:pPr>
      <w:r w:rsidRPr="00A24021">
        <w:rPr>
          <w:lang w:val="en-US"/>
        </w:rPr>
        <w:t xml:space="preserve">     * </w:t>
      </w:r>
      <w:r w:rsidR="00A24021" w:rsidRPr="00A24021">
        <w:rPr>
          <w:lang w:val="en-US"/>
        </w:rPr>
        <w:t>Sample in peak and v</w:t>
      </w:r>
      <w:r w:rsidR="00A24021">
        <w:rPr>
          <w:lang w:val="en-US"/>
        </w:rPr>
        <w:t xml:space="preserve">alley of </w:t>
      </w:r>
      <w:proofErr w:type="spellStart"/>
      <w:r w:rsidR="00A24021">
        <w:rPr>
          <w:lang w:val="en-US"/>
        </w:rPr>
        <w:t>pwm</w:t>
      </w:r>
      <w:proofErr w:type="spellEnd"/>
      <w:r w:rsidR="00A24021">
        <w:rPr>
          <w:lang w:val="en-US"/>
        </w:rPr>
        <w:t xml:space="preserve"> triangle (switching current)</w:t>
      </w:r>
    </w:p>
    <w:p w14:paraId="76BF36E3" w14:textId="77777777" w:rsidR="007E5008" w:rsidRPr="00A24021" w:rsidRDefault="007E5008" w:rsidP="007E5008">
      <w:pPr>
        <w:pStyle w:val="ListParagraph"/>
        <w:rPr>
          <w:lang w:val="en-US"/>
        </w:rPr>
      </w:pPr>
      <w:r w:rsidRPr="00A24021">
        <w:rPr>
          <w:lang w:val="en-US"/>
        </w:rPr>
        <w:t>*/</w:t>
      </w:r>
    </w:p>
    <w:p w14:paraId="20A9A66A" w14:textId="77777777" w:rsidR="007E5008" w:rsidRPr="00A24021" w:rsidRDefault="007E5008" w:rsidP="007E5008">
      <w:pPr>
        <w:pStyle w:val="ListParagraph"/>
        <w:rPr>
          <w:lang w:val="en-US"/>
        </w:rPr>
      </w:pPr>
    </w:p>
    <w:p w14:paraId="27620567" w14:textId="77777777" w:rsidR="007E5008" w:rsidRPr="007E5008" w:rsidRDefault="007E5008" w:rsidP="007E5008">
      <w:pPr>
        <w:pStyle w:val="ListParagraph"/>
      </w:pPr>
      <w:r w:rsidRPr="00A24021">
        <w:rPr>
          <w:lang w:val="en-US"/>
        </w:rPr>
        <w:tab/>
      </w:r>
      <w:r w:rsidRPr="007E5008">
        <w:t>/**</w:t>
      </w:r>
    </w:p>
    <w:p w14:paraId="0CDB4A09" w14:textId="1BB6864F" w:rsidR="007E5008" w:rsidRPr="007E5008" w:rsidRDefault="007E5008" w:rsidP="00A24021">
      <w:pPr>
        <w:pStyle w:val="ListParagraph"/>
      </w:pPr>
      <w:r w:rsidRPr="007E5008">
        <w:tab/>
        <w:t xml:space="preserve"> * Configuration ADC</w:t>
      </w:r>
    </w:p>
    <w:p w14:paraId="53B3E9E0" w14:textId="77777777" w:rsidR="007E5008" w:rsidRPr="007E5008" w:rsidRDefault="007E5008" w:rsidP="007E5008">
      <w:pPr>
        <w:pStyle w:val="ListParagraph"/>
      </w:pPr>
      <w:r w:rsidRPr="007E5008">
        <w:tab/>
        <w:t xml:space="preserve"> */</w:t>
      </w:r>
    </w:p>
    <w:p w14:paraId="38200F77" w14:textId="77777777" w:rsidR="007E5008" w:rsidRPr="007E5008" w:rsidRDefault="007E5008" w:rsidP="007E5008">
      <w:pPr>
        <w:pStyle w:val="ListParagraph"/>
      </w:pPr>
    </w:p>
    <w:p w14:paraId="40FE20F2" w14:textId="77777777" w:rsidR="007E5008" w:rsidRPr="007E5008" w:rsidRDefault="007E5008" w:rsidP="007E5008">
      <w:pPr>
        <w:pStyle w:val="ListParagraph"/>
      </w:pPr>
    </w:p>
    <w:p w14:paraId="7042C026" w14:textId="77777777" w:rsidR="007E5008" w:rsidRPr="007E5008" w:rsidRDefault="007E5008" w:rsidP="007E5008">
      <w:pPr>
        <w:pStyle w:val="ListParagraph"/>
      </w:pPr>
      <w:r w:rsidRPr="007E5008">
        <w:tab/>
      </w:r>
      <w:proofErr w:type="spellStart"/>
      <w:r w:rsidRPr="007E5008">
        <w:t>Adc_</w:t>
      </w:r>
      <w:proofErr w:type="gramStart"/>
      <w:r w:rsidRPr="007E5008">
        <w:t>ConfigureInput</w:t>
      </w:r>
      <w:proofErr w:type="spellEnd"/>
      <w:r w:rsidRPr="007E5008">
        <w:t>(</w:t>
      </w:r>
      <w:proofErr w:type="gramEnd"/>
      <w:r w:rsidRPr="007E5008">
        <w:t>ADC1,IL_GAIN,0.0);</w:t>
      </w:r>
    </w:p>
    <w:p w14:paraId="4BD262A5" w14:textId="77777777" w:rsidR="007E5008" w:rsidRPr="007E5008" w:rsidRDefault="007E5008" w:rsidP="007E5008">
      <w:pPr>
        <w:pStyle w:val="ListParagraph"/>
      </w:pPr>
    </w:p>
    <w:p w14:paraId="611F430F" w14:textId="3E98AAF1" w:rsidR="007E5008" w:rsidRPr="007E5008" w:rsidRDefault="007E5008" w:rsidP="007E5008">
      <w:pPr>
        <w:pStyle w:val="ListParagraph"/>
      </w:pPr>
      <w:r w:rsidRPr="007E5008">
        <w:t xml:space="preserve">    // </w:t>
      </w:r>
      <w:r w:rsidR="00A24021">
        <w:t>no gain on ADC</w:t>
      </w:r>
      <w:r w:rsidRPr="007E5008">
        <w:t xml:space="preserve"> l'ADC</w:t>
      </w:r>
    </w:p>
    <w:p w14:paraId="02719FDC" w14:textId="01E2B100" w:rsidR="007E5008" w:rsidRPr="007E5008" w:rsidRDefault="007E5008" w:rsidP="00A24021">
      <w:pPr>
        <w:pStyle w:val="ListParagraph"/>
      </w:pPr>
      <w:r w:rsidRPr="007E5008">
        <w:tab/>
      </w:r>
    </w:p>
    <w:p w14:paraId="5C0E5A17" w14:textId="77777777" w:rsidR="007E5008" w:rsidRPr="007E5008" w:rsidRDefault="007E5008" w:rsidP="007E5008">
      <w:pPr>
        <w:pStyle w:val="ListParagraph"/>
      </w:pPr>
    </w:p>
    <w:p w14:paraId="2DA313C7" w14:textId="77777777" w:rsidR="007E5008" w:rsidRPr="007E5008" w:rsidRDefault="007E5008" w:rsidP="007E5008">
      <w:pPr>
        <w:pStyle w:val="ListParagraph"/>
      </w:pPr>
      <w:r w:rsidRPr="007E5008">
        <w:tab/>
        <w:t>/**</w:t>
      </w:r>
    </w:p>
    <w:p w14:paraId="643A8797" w14:textId="77777777" w:rsidR="007E5008" w:rsidRPr="007E5008" w:rsidRDefault="007E5008" w:rsidP="007E5008">
      <w:pPr>
        <w:pStyle w:val="ListParagraph"/>
      </w:pPr>
      <w:r w:rsidRPr="007E5008">
        <w:tab/>
        <w:t xml:space="preserve"> * Configuration de la PWM</w:t>
      </w:r>
    </w:p>
    <w:p w14:paraId="3470A4F1" w14:textId="77777777" w:rsidR="007E5008" w:rsidRPr="007E5008" w:rsidRDefault="007E5008" w:rsidP="007E5008">
      <w:pPr>
        <w:pStyle w:val="ListParagraph"/>
      </w:pPr>
      <w:r w:rsidRPr="007E5008">
        <w:tab/>
        <w:t xml:space="preserve"> * - mapping sur CLOCK_0</w:t>
      </w:r>
    </w:p>
    <w:p w14:paraId="60747968" w14:textId="77777777" w:rsidR="007E5008" w:rsidRPr="007E5008" w:rsidRDefault="007E5008" w:rsidP="007E5008">
      <w:pPr>
        <w:pStyle w:val="ListParagraph"/>
        <w:rPr>
          <w:lang w:val="en-US"/>
        </w:rPr>
      </w:pPr>
      <w:r w:rsidRPr="007E5008">
        <w:lastRenderedPageBreak/>
        <w:tab/>
        <w:t xml:space="preserve"> </w:t>
      </w:r>
      <w:r w:rsidRPr="007E5008">
        <w:rPr>
          <w:lang w:val="en-US"/>
        </w:rPr>
        <w:t>* - triangle carrier</w:t>
      </w:r>
    </w:p>
    <w:p w14:paraId="6F626C09" w14:textId="77777777" w:rsidR="007E5008" w:rsidRPr="007E5008" w:rsidRDefault="007E5008" w:rsidP="007E5008">
      <w:pPr>
        <w:pStyle w:val="ListParagraph"/>
        <w:rPr>
          <w:lang w:val="en-US"/>
        </w:rPr>
      </w:pPr>
      <w:r w:rsidRPr="007E5008">
        <w:rPr>
          <w:lang w:val="en-US"/>
        </w:rPr>
        <w:tab/>
        <w:t xml:space="preserve"> * - 1 microsecond dead-time between complementary signals</w:t>
      </w:r>
    </w:p>
    <w:p w14:paraId="2DD78CA2" w14:textId="77777777" w:rsidR="007E5008" w:rsidRPr="007E5008" w:rsidRDefault="007E5008" w:rsidP="007E5008">
      <w:pPr>
        <w:pStyle w:val="ListParagraph"/>
        <w:rPr>
          <w:lang w:val="en-US"/>
        </w:rPr>
      </w:pPr>
      <w:r w:rsidRPr="007E5008">
        <w:rPr>
          <w:lang w:val="en-US"/>
        </w:rPr>
        <w:tab/>
        <w:t xml:space="preserve"> * -</w:t>
      </w:r>
    </w:p>
    <w:p w14:paraId="413AE3F7" w14:textId="77777777" w:rsidR="007E5008" w:rsidRPr="007E5008" w:rsidRDefault="007E5008" w:rsidP="007E5008">
      <w:pPr>
        <w:pStyle w:val="ListParagraph"/>
        <w:rPr>
          <w:lang w:val="en-US"/>
        </w:rPr>
      </w:pPr>
      <w:r w:rsidRPr="007E5008">
        <w:rPr>
          <w:lang w:val="en-US"/>
        </w:rPr>
        <w:t>*/</w:t>
      </w:r>
    </w:p>
    <w:p w14:paraId="0B484EA7" w14:textId="77777777" w:rsidR="007E5008" w:rsidRPr="007E5008" w:rsidRDefault="007E5008" w:rsidP="007E5008">
      <w:pPr>
        <w:pStyle w:val="ListParagraph"/>
        <w:rPr>
          <w:lang w:val="en-US"/>
        </w:rPr>
      </w:pPr>
    </w:p>
    <w:p w14:paraId="6FFE20ED" w14:textId="77777777" w:rsidR="007E5008" w:rsidRPr="007E5008" w:rsidRDefault="007E5008" w:rsidP="007E5008">
      <w:pPr>
        <w:pStyle w:val="ListParagraph"/>
        <w:rPr>
          <w:lang w:val="en-US"/>
        </w:rPr>
      </w:pPr>
      <w:r w:rsidRPr="007E5008">
        <w:rPr>
          <w:lang w:val="en-US"/>
        </w:rPr>
        <w:tab/>
      </w:r>
      <w:proofErr w:type="spellStart"/>
      <w:r w:rsidRPr="007E5008">
        <w:rPr>
          <w:lang w:val="en-US"/>
        </w:rPr>
        <w:t>CbPwm_</w:t>
      </w:r>
      <w:proofErr w:type="gramStart"/>
      <w:r w:rsidRPr="007E5008">
        <w:rPr>
          <w:lang w:val="en-US"/>
        </w:rPr>
        <w:t>ConfigureChannel</w:t>
      </w:r>
      <w:proofErr w:type="spellEnd"/>
      <w:r w:rsidRPr="007E5008">
        <w:rPr>
          <w:lang w:val="en-US"/>
        </w:rPr>
        <w:t>(</w:t>
      </w:r>
      <w:proofErr w:type="gramEnd"/>
      <w:r w:rsidRPr="007E5008">
        <w:rPr>
          <w:lang w:val="en-US"/>
        </w:rPr>
        <w:t>PWM_CHANNEL_0_H,CLOCK_1,TRIANGLE,1e-6);</w:t>
      </w:r>
    </w:p>
    <w:p w14:paraId="03421026" w14:textId="77777777" w:rsidR="007E5008" w:rsidRPr="007E5008" w:rsidRDefault="007E5008" w:rsidP="007E5008">
      <w:pPr>
        <w:pStyle w:val="ListParagraph"/>
        <w:rPr>
          <w:lang w:val="en-US"/>
        </w:rPr>
      </w:pPr>
    </w:p>
    <w:p w14:paraId="18723296" w14:textId="77777777" w:rsidR="007E5008" w:rsidRPr="007E5008" w:rsidRDefault="007E5008" w:rsidP="007E5008">
      <w:pPr>
        <w:pStyle w:val="ListParagraph"/>
        <w:rPr>
          <w:lang w:val="en-US"/>
        </w:rPr>
      </w:pPr>
    </w:p>
    <w:p w14:paraId="700B617C" w14:textId="51758637" w:rsidR="007E5008" w:rsidRPr="007E5008" w:rsidRDefault="007E5008" w:rsidP="007E5008">
      <w:pPr>
        <w:pStyle w:val="ListParagraph"/>
        <w:rPr>
          <w:lang w:val="en-US"/>
        </w:rPr>
      </w:pPr>
      <w:r w:rsidRPr="007E5008">
        <w:rPr>
          <w:lang w:val="en-US"/>
        </w:rPr>
        <w:tab/>
        <w:t>// Configuration</w:t>
      </w:r>
      <w:r w:rsidR="00A24021">
        <w:rPr>
          <w:lang w:val="en-US"/>
        </w:rPr>
        <w:t xml:space="preserve"> </w:t>
      </w:r>
      <w:r w:rsidRPr="007E5008">
        <w:rPr>
          <w:lang w:val="en-US"/>
        </w:rPr>
        <w:t>PI</w:t>
      </w:r>
      <w:r w:rsidR="00A24021">
        <w:rPr>
          <w:lang w:val="en-US"/>
        </w:rPr>
        <w:t xml:space="preserve"> controller</w:t>
      </w:r>
    </w:p>
    <w:p w14:paraId="7FA7BD57" w14:textId="77777777" w:rsidR="007E5008" w:rsidRPr="007E5008" w:rsidRDefault="007E5008" w:rsidP="007E5008">
      <w:pPr>
        <w:pStyle w:val="ListParagraph"/>
        <w:rPr>
          <w:lang w:val="en-US"/>
        </w:rPr>
      </w:pPr>
      <w:r w:rsidRPr="007E5008">
        <w:rPr>
          <w:lang w:val="en-US"/>
        </w:rPr>
        <w:tab/>
        <w:t>//</w:t>
      </w:r>
      <w:proofErr w:type="spellStart"/>
      <w:proofErr w:type="gramStart"/>
      <w:r w:rsidRPr="007E5008">
        <w:rPr>
          <w:lang w:val="en-US"/>
        </w:rPr>
        <w:t>ConfigPIController</w:t>
      </w:r>
      <w:proofErr w:type="spellEnd"/>
      <w:r w:rsidRPr="007E5008">
        <w:rPr>
          <w:lang w:val="en-US"/>
        </w:rPr>
        <w:t>(</w:t>
      </w:r>
      <w:proofErr w:type="spellStart"/>
      <w:proofErr w:type="gramEnd"/>
      <w:r w:rsidRPr="007E5008">
        <w:rPr>
          <w:lang w:val="en-US"/>
        </w:rPr>
        <w:t>PIController</w:t>
      </w:r>
      <w:proofErr w:type="spellEnd"/>
      <w:r w:rsidRPr="007E5008">
        <w:rPr>
          <w:lang w:val="en-US"/>
        </w:rPr>
        <w:t xml:space="preserve">* me, float </w:t>
      </w:r>
      <w:proofErr w:type="spellStart"/>
      <w:r w:rsidRPr="007E5008">
        <w:rPr>
          <w:lang w:val="en-US"/>
        </w:rPr>
        <w:t>kp</w:t>
      </w:r>
      <w:proofErr w:type="spellEnd"/>
      <w:r w:rsidRPr="007E5008">
        <w:rPr>
          <w:lang w:val="en-US"/>
        </w:rPr>
        <w:t xml:space="preserve">, float </w:t>
      </w:r>
      <w:proofErr w:type="spellStart"/>
      <w:r w:rsidRPr="007E5008">
        <w:rPr>
          <w:lang w:val="en-US"/>
        </w:rPr>
        <w:t>ti</w:t>
      </w:r>
      <w:proofErr w:type="spellEnd"/>
      <w:r w:rsidRPr="007E5008">
        <w:rPr>
          <w:lang w:val="en-US"/>
        </w:rPr>
        <w:t xml:space="preserve">, float </w:t>
      </w:r>
      <w:proofErr w:type="spellStart"/>
      <w:r w:rsidRPr="007E5008">
        <w:rPr>
          <w:lang w:val="en-US"/>
        </w:rPr>
        <w:t>limup</w:t>
      </w:r>
      <w:proofErr w:type="spellEnd"/>
      <w:r w:rsidRPr="007E5008">
        <w:rPr>
          <w:lang w:val="en-US"/>
        </w:rPr>
        <w:t xml:space="preserve">, float </w:t>
      </w:r>
      <w:proofErr w:type="spellStart"/>
      <w:r w:rsidRPr="007E5008">
        <w:rPr>
          <w:lang w:val="en-US"/>
        </w:rPr>
        <w:t>limlow</w:t>
      </w:r>
      <w:proofErr w:type="spellEnd"/>
      <w:r w:rsidRPr="007E5008">
        <w:rPr>
          <w:lang w:val="en-US"/>
        </w:rPr>
        <w:t xml:space="preserve">, float </w:t>
      </w:r>
      <w:proofErr w:type="spellStart"/>
      <w:r w:rsidRPr="007E5008">
        <w:rPr>
          <w:lang w:val="en-US"/>
        </w:rPr>
        <w:t>Fsamp</w:t>
      </w:r>
      <w:proofErr w:type="spellEnd"/>
      <w:r w:rsidRPr="007E5008">
        <w:rPr>
          <w:lang w:val="en-US"/>
        </w:rPr>
        <w:t>);</w:t>
      </w:r>
    </w:p>
    <w:p w14:paraId="6117B701" w14:textId="77777777" w:rsidR="007E5008" w:rsidRPr="007E5008" w:rsidRDefault="007E5008" w:rsidP="007E5008">
      <w:pPr>
        <w:pStyle w:val="ListParagraph"/>
        <w:rPr>
          <w:lang w:val="en-US"/>
        </w:rPr>
      </w:pPr>
    </w:p>
    <w:p w14:paraId="65D479B4" w14:textId="77777777" w:rsidR="007E5008" w:rsidRPr="007E5008" w:rsidRDefault="007E5008" w:rsidP="007E5008">
      <w:pPr>
        <w:pStyle w:val="ListParagraph"/>
        <w:rPr>
          <w:lang w:val="en-US"/>
        </w:rPr>
      </w:pPr>
      <w:r w:rsidRPr="007E5008">
        <w:rPr>
          <w:lang w:val="en-US"/>
        </w:rPr>
        <w:tab/>
        <w:t>ConfigPIController(&amp;PI_</w:t>
      </w:r>
      <w:proofErr w:type="gramStart"/>
      <w:r w:rsidRPr="007E5008">
        <w:rPr>
          <w:lang w:val="en-US"/>
        </w:rPr>
        <w:t>courant,Kp</w:t>
      </w:r>
      <w:proofErr w:type="gramEnd"/>
      <w:r w:rsidRPr="007E5008">
        <w:rPr>
          <w:lang w:val="en-US"/>
        </w:rPr>
        <w:t>_i,Ti_i,Up_limit_i,Low_limit_i,F_samp);</w:t>
      </w:r>
    </w:p>
    <w:p w14:paraId="234DCE27" w14:textId="77777777" w:rsidR="007E5008" w:rsidRPr="007E5008" w:rsidRDefault="007E5008" w:rsidP="007E5008">
      <w:pPr>
        <w:pStyle w:val="ListParagraph"/>
        <w:rPr>
          <w:lang w:val="en-US"/>
        </w:rPr>
      </w:pPr>
    </w:p>
    <w:p w14:paraId="7AEA66E3" w14:textId="77777777" w:rsidR="007E5008" w:rsidRPr="007E5008" w:rsidRDefault="007E5008" w:rsidP="007E5008">
      <w:pPr>
        <w:pStyle w:val="ListParagraph"/>
        <w:rPr>
          <w:lang w:val="en-US"/>
        </w:rPr>
      </w:pPr>
    </w:p>
    <w:p w14:paraId="0D79FF90" w14:textId="77777777" w:rsidR="007E5008" w:rsidRPr="007E5008" w:rsidRDefault="007E5008" w:rsidP="007E5008">
      <w:pPr>
        <w:pStyle w:val="ListParagraph"/>
        <w:rPr>
          <w:lang w:val="en-US"/>
        </w:rPr>
      </w:pPr>
      <w:r w:rsidRPr="007E5008">
        <w:rPr>
          <w:lang w:val="en-US"/>
        </w:rPr>
        <w:tab/>
        <w:t xml:space="preserve">return </w:t>
      </w:r>
      <w:proofErr w:type="gramStart"/>
      <w:r w:rsidRPr="007E5008">
        <w:rPr>
          <w:lang w:val="en-US"/>
        </w:rPr>
        <w:t>SAFE;</w:t>
      </w:r>
      <w:proofErr w:type="gramEnd"/>
    </w:p>
    <w:p w14:paraId="1C4DFCC6" w14:textId="77777777" w:rsidR="007E5008" w:rsidRPr="007E5008" w:rsidRDefault="007E5008" w:rsidP="007E5008">
      <w:pPr>
        <w:pStyle w:val="ListParagraph"/>
        <w:rPr>
          <w:lang w:val="en-US"/>
        </w:rPr>
      </w:pPr>
      <w:r w:rsidRPr="007E5008">
        <w:rPr>
          <w:lang w:val="en-US"/>
        </w:rPr>
        <w:t>}</w:t>
      </w:r>
    </w:p>
    <w:p w14:paraId="76E6FA03" w14:textId="77777777" w:rsidR="007E5008" w:rsidRPr="007E5008" w:rsidRDefault="007E5008" w:rsidP="007E5008">
      <w:pPr>
        <w:pStyle w:val="ListParagraph"/>
        <w:rPr>
          <w:lang w:val="en-US"/>
        </w:rPr>
      </w:pPr>
    </w:p>
    <w:p w14:paraId="16124D3D" w14:textId="77777777" w:rsidR="007E5008" w:rsidRPr="007E5008" w:rsidRDefault="007E5008" w:rsidP="007E5008">
      <w:pPr>
        <w:pStyle w:val="ListParagraph"/>
        <w:rPr>
          <w:lang w:val="en-US"/>
        </w:rPr>
      </w:pPr>
    </w:p>
    <w:p w14:paraId="5729D249" w14:textId="77777777" w:rsidR="007E5008" w:rsidRPr="007E5008" w:rsidRDefault="007E5008" w:rsidP="007E5008">
      <w:pPr>
        <w:pStyle w:val="ListParagraph"/>
        <w:rPr>
          <w:lang w:val="en-US"/>
        </w:rPr>
      </w:pPr>
    </w:p>
    <w:p w14:paraId="7A750C0A" w14:textId="77777777" w:rsidR="007E5008" w:rsidRPr="007E5008" w:rsidRDefault="007E5008" w:rsidP="007E5008">
      <w:pPr>
        <w:pStyle w:val="ListParagraph"/>
        <w:rPr>
          <w:lang w:val="en-US"/>
        </w:rPr>
      </w:pPr>
    </w:p>
    <w:p w14:paraId="775BCD72" w14:textId="77777777" w:rsidR="007E5008" w:rsidRPr="007E5008" w:rsidRDefault="007E5008" w:rsidP="007E5008">
      <w:pPr>
        <w:pStyle w:val="ListParagraph"/>
        <w:rPr>
          <w:lang w:val="en-US"/>
        </w:rPr>
      </w:pPr>
    </w:p>
    <w:p w14:paraId="17E58B53" w14:textId="3FDF004B" w:rsidR="007E5008" w:rsidRPr="007E5008" w:rsidRDefault="007E5008" w:rsidP="007E5008">
      <w:pPr>
        <w:pStyle w:val="ListParagraph"/>
        <w:rPr>
          <w:lang w:val="en-US"/>
        </w:rPr>
      </w:pPr>
      <w:r w:rsidRPr="007E5008">
        <w:rPr>
          <w:lang w:val="en-US"/>
        </w:rPr>
        <w:t>/</w:t>
      </w:r>
      <w:proofErr w:type="gramStart"/>
      <w:r w:rsidRPr="007E5008">
        <w:rPr>
          <w:lang w:val="en-US"/>
        </w:rPr>
        <w:t>/  Main</w:t>
      </w:r>
      <w:proofErr w:type="gramEnd"/>
      <w:r w:rsidRPr="007E5008">
        <w:rPr>
          <w:lang w:val="en-US"/>
        </w:rPr>
        <w:t xml:space="preserve"> : Interrupt</w:t>
      </w:r>
      <w:r w:rsidR="00A24021">
        <w:rPr>
          <w:lang w:val="en-US"/>
        </w:rPr>
        <w:t xml:space="preserve"> main</w:t>
      </w:r>
    </w:p>
    <w:p w14:paraId="5C1E9AD6" w14:textId="77777777" w:rsidR="007E5008" w:rsidRPr="007E5008" w:rsidRDefault="007E5008" w:rsidP="007E5008">
      <w:pPr>
        <w:pStyle w:val="ListParagraph"/>
        <w:rPr>
          <w:lang w:val="en-US"/>
        </w:rPr>
      </w:pPr>
    </w:p>
    <w:p w14:paraId="1D26D99D" w14:textId="77777777" w:rsidR="007E5008" w:rsidRPr="007E5008" w:rsidRDefault="007E5008" w:rsidP="007E5008">
      <w:pPr>
        <w:pStyle w:val="ListParagraph"/>
        <w:rPr>
          <w:lang w:val="en-US"/>
        </w:rPr>
      </w:pPr>
    </w:p>
    <w:p w14:paraId="767715A7" w14:textId="77777777" w:rsidR="007E5008" w:rsidRPr="007E5008" w:rsidRDefault="007E5008" w:rsidP="007E5008">
      <w:pPr>
        <w:pStyle w:val="ListParagraph"/>
        <w:rPr>
          <w:lang w:val="en-US"/>
        </w:rPr>
      </w:pPr>
      <w:proofErr w:type="spellStart"/>
      <w:r w:rsidRPr="007E5008">
        <w:rPr>
          <w:lang w:val="en-US"/>
        </w:rPr>
        <w:t>tUserSafe</w:t>
      </w:r>
      <w:proofErr w:type="spellEnd"/>
      <w:r w:rsidRPr="007E5008">
        <w:rPr>
          <w:lang w:val="en-US"/>
        </w:rPr>
        <w:t xml:space="preserve"> </w:t>
      </w:r>
      <w:proofErr w:type="spellStart"/>
      <w:r w:rsidRPr="007E5008">
        <w:rPr>
          <w:lang w:val="en-US"/>
        </w:rPr>
        <w:t>UserInterrupt</w:t>
      </w:r>
      <w:proofErr w:type="spellEnd"/>
      <w:r w:rsidRPr="007E5008">
        <w:rPr>
          <w:lang w:val="en-US"/>
        </w:rPr>
        <w:t>(void)</w:t>
      </w:r>
    </w:p>
    <w:p w14:paraId="51869BA8" w14:textId="77777777" w:rsidR="007E5008" w:rsidRPr="007E5008" w:rsidRDefault="007E5008" w:rsidP="007E5008">
      <w:pPr>
        <w:pStyle w:val="ListParagraph"/>
      </w:pPr>
      <w:r w:rsidRPr="007E5008">
        <w:t>{</w:t>
      </w:r>
    </w:p>
    <w:p w14:paraId="340E5CC4" w14:textId="77777777" w:rsidR="007E5008" w:rsidRPr="007E5008" w:rsidRDefault="007E5008" w:rsidP="007E5008">
      <w:pPr>
        <w:pStyle w:val="ListParagraph"/>
      </w:pPr>
    </w:p>
    <w:p w14:paraId="260991CA" w14:textId="77777777" w:rsidR="007E5008" w:rsidRPr="007E5008" w:rsidRDefault="007E5008" w:rsidP="007E5008">
      <w:pPr>
        <w:pStyle w:val="ListParagraph"/>
      </w:pPr>
      <w:r w:rsidRPr="007E5008">
        <w:t xml:space="preserve">  </w:t>
      </w:r>
      <w:proofErr w:type="spellStart"/>
      <w:r w:rsidRPr="007E5008">
        <w:t>IL_mes</w:t>
      </w:r>
      <w:proofErr w:type="spellEnd"/>
      <w:r w:rsidRPr="007E5008">
        <w:t>=</w:t>
      </w:r>
      <w:proofErr w:type="spellStart"/>
      <w:r w:rsidRPr="007E5008">
        <w:t>Adc_</w:t>
      </w:r>
      <w:proofErr w:type="gramStart"/>
      <w:r w:rsidRPr="007E5008">
        <w:t>GetValue</w:t>
      </w:r>
      <w:proofErr w:type="spellEnd"/>
      <w:r w:rsidRPr="007E5008">
        <w:t>(</w:t>
      </w:r>
      <w:proofErr w:type="gramEnd"/>
      <w:r w:rsidRPr="007E5008">
        <w:t>ADC1);</w:t>
      </w:r>
    </w:p>
    <w:p w14:paraId="582AA9E7" w14:textId="7657A510" w:rsidR="007E5008" w:rsidRPr="007E5008" w:rsidRDefault="007E5008" w:rsidP="007E5008">
      <w:pPr>
        <w:pStyle w:val="ListParagraph"/>
      </w:pPr>
      <w:r w:rsidRPr="007E5008">
        <w:t xml:space="preserve">  // </w:t>
      </w:r>
      <w:proofErr w:type="spellStart"/>
      <w:r w:rsidR="00A24021">
        <w:t>samplng</w:t>
      </w:r>
      <w:proofErr w:type="spellEnd"/>
      <w:r w:rsidR="00A24021">
        <w:t xml:space="preserve"> in </w:t>
      </w:r>
      <w:proofErr w:type="spellStart"/>
      <w:r w:rsidR="00A24021">
        <w:t>peak</w:t>
      </w:r>
      <w:proofErr w:type="spellEnd"/>
      <w:r w:rsidR="00A24021">
        <w:t xml:space="preserve"> and </w:t>
      </w:r>
      <w:proofErr w:type="spellStart"/>
      <w:r w:rsidR="00A24021">
        <w:t>valley</w:t>
      </w:r>
      <w:proofErr w:type="spellEnd"/>
      <w:r w:rsidR="00A24021">
        <w:t xml:space="preserve"> of </w:t>
      </w:r>
      <w:proofErr w:type="spellStart"/>
      <w:r w:rsidR="00A24021">
        <w:t>pwm</w:t>
      </w:r>
      <w:proofErr w:type="spellEnd"/>
      <w:r w:rsidR="00A24021">
        <w:t xml:space="preserve"> </w:t>
      </w:r>
      <w:r w:rsidRPr="007E5008">
        <w:t xml:space="preserve">(carrier </w:t>
      </w:r>
      <w:proofErr w:type="spellStart"/>
      <w:r w:rsidRPr="007E5008">
        <w:t>based</w:t>
      </w:r>
      <w:proofErr w:type="spellEnd"/>
      <w:r w:rsidRPr="007E5008">
        <w:t xml:space="preserve"> PWM)</w:t>
      </w:r>
    </w:p>
    <w:p w14:paraId="77C4F39B" w14:textId="77777777" w:rsidR="007E5008" w:rsidRPr="007E5008" w:rsidRDefault="007E5008" w:rsidP="007E5008">
      <w:pPr>
        <w:pStyle w:val="ListParagraph"/>
      </w:pPr>
    </w:p>
    <w:p w14:paraId="59C288B4" w14:textId="77777777" w:rsidR="007E5008" w:rsidRPr="007E5008" w:rsidRDefault="007E5008" w:rsidP="007E5008">
      <w:pPr>
        <w:pStyle w:val="ListParagraph"/>
      </w:pPr>
      <w:r w:rsidRPr="007E5008">
        <w:t xml:space="preserve">  </w:t>
      </w:r>
      <w:proofErr w:type="spellStart"/>
      <w:r w:rsidRPr="007E5008">
        <w:t>Duty_cycle</w:t>
      </w:r>
      <w:proofErr w:type="spellEnd"/>
      <w:r w:rsidRPr="007E5008">
        <w:t>=</w:t>
      </w:r>
      <w:proofErr w:type="spellStart"/>
      <w:r w:rsidRPr="007E5008">
        <w:t>RunPIController</w:t>
      </w:r>
      <w:proofErr w:type="spellEnd"/>
      <w:r w:rsidRPr="007E5008">
        <w:t>(&amp;</w:t>
      </w:r>
      <w:proofErr w:type="spellStart"/>
      <w:r w:rsidRPr="007E5008">
        <w:t>PI_</w:t>
      </w:r>
      <w:proofErr w:type="gramStart"/>
      <w:r w:rsidRPr="007E5008">
        <w:t>courant,IL</w:t>
      </w:r>
      <w:proofErr w:type="gramEnd"/>
      <w:r w:rsidRPr="007E5008">
        <w:t>_ref-IL_mes</w:t>
      </w:r>
      <w:proofErr w:type="spellEnd"/>
      <w:r w:rsidRPr="007E5008">
        <w:t>);</w:t>
      </w:r>
    </w:p>
    <w:p w14:paraId="170343ED" w14:textId="77777777" w:rsidR="007E5008" w:rsidRPr="007E5008" w:rsidRDefault="007E5008" w:rsidP="007E5008">
      <w:pPr>
        <w:pStyle w:val="ListParagraph"/>
      </w:pPr>
    </w:p>
    <w:p w14:paraId="7351891A" w14:textId="77777777" w:rsidR="007E5008" w:rsidRPr="007E5008" w:rsidRDefault="007E5008" w:rsidP="007E5008">
      <w:pPr>
        <w:pStyle w:val="ListParagraph"/>
      </w:pPr>
      <w:r w:rsidRPr="007E5008">
        <w:t xml:space="preserve">  // Update the PWM </w:t>
      </w:r>
      <w:proofErr w:type="spellStart"/>
      <w:r w:rsidRPr="007E5008">
        <w:t>duty</w:t>
      </w:r>
      <w:proofErr w:type="spellEnd"/>
      <w:r w:rsidRPr="007E5008">
        <w:t>-cycles</w:t>
      </w:r>
    </w:p>
    <w:p w14:paraId="1A059885" w14:textId="77777777" w:rsidR="007E5008" w:rsidRPr="007E5008" w:rsidRDefault="007E5008" w:rsidP="007E5008">
      <w:pPr>
        <w:pStyle w:val="ListParagraph"/>
      </w:pPr>
      <w:r w:rsidRPr="007E5008">
        <w:t xml:space="preserve">  </w:t>
      </w:r>
      <w:proofErr w:type="spellStart"/>
      <w:r w:rsidRPr="007E5008">
        <w:t>CbPwm_</w:t>
      </w:r>
      <w:proofErr w:type="gramStart"/>
      <w:r w:rsidRPr="007E5008">
        <w:t>SetDutyCycle</w:t>
      </w:r>
      <w:proofErr w:type="spellEnd"/>
      <w:r w:rsidRPr="007E5008">
        <w:t>(</w:t>
      </w:r>
      <w:proofErr w:type="gramEnd"/>
      <w:r w:rsidRPr="007E5008">
        <w:t>PWM_CHANNEL_0_H,Duty_cycle);</w:t>
      </w:r>
    </w:p>
    <w:p w14:paraId="63B8D359" w14:textId="77777777" w:rsidR="007E5008" w:rsidRPr="007E5008" w:rsidRDefault="007E5008" w:rsidP="007E5008">
      <w:pPr>
        <w:pStyle w:val="ListParagraph"/>
      </w:pPr>
    </w:p>
    <w:p w14:paraId="4490DD8A" w14:textId="77777777" w:rsidR="007E5008" w:rsidRPr="007E5008" w:rsidRDefault="007E5008" w:rsidP="007E5008">
      <w:pPr>
        <w:pStyle w:val="ListParagraph"/>
      </w:pPr>
    </w:p>
    <w:p w14:paraId="048FD9AB" w14:textId="77777777" w:rsidR="007E5008" w:rsidRPr="007E5008" w:rsidRDefault="007E5008" w:rsidP="007E5008">
      <w:pPr>
        <w:pStyle w:val="ListParagraph"/>
      </w:pPr>
    </w:p>
    <w:p w14:paraId="1D9E2321" w14:textId="77777777" w:rsidR="007E5008" w:rsidRPr="007E5008" w:rsidRDefault="007E5008" w:rsidP="007E5008">
      <w:pPr>
        <w:pStyle w:val="ListParagraph"/>
        <w:rPr>
          <w:lang w:val="en-US"/>
        </w:rPr>
      </w:pPr>
      <w:r w:rsidRPr="007E5008">
        <w:tab/>
      </w:r>
      <w:r w:rsidRPr="007E5008">
        <w:rPr>
          <w:lang w:val="en-US"/>
        </w:rPr>
        <w:t xml:space="preserve">return </w:t>
      </w:r>
      <w:proofErr w:type="gramStart"/>
      <w:r w:rsidRPr="007E5008">
        <w:rPr>
          <w:lang w:val="en-US"/>
        </w:rPr>
        <w:t>SAFE;</w:t>
      </w:r>
      <w:proofErr w:type="gramEnd"/>
    </w:p>
    <w:p w14:paraId="56B670B2" w14:textId="77777777" w:rsidR="007E5008" w:rsidRPr="007E5008" w:rsidRDefault="007E5008" w:rsidP="007E5008">
      <w:pPr>
        <w:pStyle w:val="ListParagraph"/>
        <w:rPr>
          <w:lang w:val="en-US"/>
        </w:rPr>
      </w:pPr>
      <w:r w:rsidRPr="007E5008">
        <w:rPr>
          <w:lang w:val="en-US"/>
        </w:rPr>
        <w:t>}</w:t>
      </w:r>
    </w:p>
    <w:p w14:paraId="300E2FFC" w14:textId="77777777" w:rsidR="007E5008" w:rsidRPr="007E5008" w:rsidRDefault="007E5008" w:rsidP="007E5008">
      <w:pPr>
        <w:pStyle w:val="ListParagraph"/>
        <w:rPr>
          <w:lang w:val="en-US"/>
        </w:rPr>
      </w:pPr>
    </w:p>
    <w:p w14:paraId="2B53AFCA" w14:textId="77777777" w:rsidR="007E5008" w:rsidRPr="007E5008" w:rsidRDefault="007E5008" w:rsidP="007E5008">
      <w:pPr>
        <w:pStyle w:val="ListParagraph"/>
        <w:rPr>
          <w:lang w:val="en-US"/>
        </w:rPr>
      </w:pPr>
    </w:p>
    <w:p w14:paraId="448B98AC" w14:textId="77777777" w:rsidR="007E5008" w:rsidRPr="007E5008" w:rsidRDefault="007E5008" w:rsidP="007E5008">
      <w:pPr>
        <w:pStyle w:val="ListParagraph"/>
        <w:rPr>
          <w:lang w:val="en-US"/>
        </w:rPr>
      </w:pPr>
    </w:p>
    <w:p w14:paraId="3A6CD27B" w14:textId="77777777" w:rsidR="007E5008" w:rsidRPr="007E5008" w:rsidRDefault="007E5008" w:rsidP="007E5008">
      <w:pPr>
        <w:pStyle w:val="ListParagraph"/>
        <w:rPr>
          <w:lang w:val="en-US"/>
        </w:rPr>
      </w:pPr>
    </w:p>
    <w:p w14:paraId="7BD383E9" w14:textId="77777777" w:rsidR="007E5008" w:rsidRPr="007E5008" w:rsidRDefault="007E5008" w:rsidP="007E5008">
      <w:pPr>
        <w:pStyle w:val="ListParagraph"/>
        <w:rPr>
          <w:lang w:val="en-US"/>
        </w:rPr>
      </w:pPr>
      <w:r w:rsidRPr="007E5008">
        <w:rPr>
          <w:lang w:val="en-US"/>
        </w:rPr>
        <w:t>// Routine executed when the core state goes into FAULT mode</w:t>
      </w:r>
    </w:p>
    <w:p w14:paraId="7C786991" w14:textId="77777777" w:rsidR="007E5008" w:rsidRPr="007E5008" w:rsidRDefault="007E5008" w:rsidP="007E5008">
      <w:pPr>
        <w:pStyle w:val="ListParagraph"/>
        <w:rPr>
          <w:lang w:val="en-US"/>
        </w:rPr>
      </w:pPr>
    </w:p>
    <w:p w14:paraId="3276DD7B" w14:textId="77777777" w:rsidR="007E5008" w:rsidRPr="007E5008" w:rsidRDefault="007E5008" w:rsidP="007E5008">
      <w:pPr>
        <w:pStyle w:val="ListParagraph"/>
        <w:rPr>
          <w:lang w:val="en-US"/>
        </w:rPr>
      </w:pPr>
      <w:r w:rsidRPr="007E5008">
        <w:rPr>
          <w:lang w:val="en-US"/>
        </w:rPr>
        <w:t xml:space="preserve">void </w:t>
      </w:r>
      <w:proofErr w:type="spellStart"/>
      <w:proofErr w:type="gramStart"/>
      <w:r w:rsidRPr="007E5008">
        <w:rPr>
          <w:lang w:val="en-US"/>
        </w:rPr>
        <w:t>UserError</w:t>
      </w:r>
      <w:proofErr w:type="spellEnd"/>
      <w:r w:rsidRPr="007E5008">
        <w:rPr>
          <w:lang w:val="en-US"/>
        </w:rPr>
        <w:t>(</w:t>
      </w:r>
      <w:proofErr w:type="spellStart"/>
      <w:proofErr w:type="gramEnd"/>
      <w:r w:rsidRPr="007E5008">
        <w:rPr>
          <w:lang w:val="en-US"/>
        </w:rPr>
        <w:t>tErrorSource</w:t>
      </w:r>
      <w:proofErr w:type="spellEnd"/>
      <w:r w:rsidRPr="007E5008">
        <w:rPr>
          <w:lang w:val="en-US"/>
        </w:rPr>
        <w:t xml:space="preserve"> source)</w:t>
      </w:r>
    </w:p>
    <w:p w14:paraId="151B90A0" w14:textId="77777777" w:rsidR="007E5008" w:rsidRPr="007E5008" w:rsidRDefault="007E5008" w:rsidP="007E5008">
      <w:pPr>
        <w:pStyle w:val="ListParagraph"/>
        <w:rPr>
          <w:lang w:val="en-US"/>
        </w:rPr>
      </w:pPr>
      <w:r w:rsidRPr="007E5008">
        <w:rPr>
          <w:lang w:val="en-US"/>
        </w:rPr>
        <w:t>{</w:t>
      </w:r>
    </w:p>
    <w:p w14:paraId="5D8814E7" w14:textId="77777777" w:rsidR="007E5008" w:rsidRPr="007E5008" w:rsidRDefault="007E5008" w:rsidP="007E5008">
      <w:pPr>
        <w:pStyle w:val="ListParagraph"/>
        <w:rPr>
          <w:lang w:val="en-US"/>
        </w:rPr>
      </w:pPr>
    </w:p>
    <w:p w14:paraId="4896C666" w14:textId="77777777" w:rsidR="007E5008" w:rsidRPr="007E5008" w:rsidRDefault="007E5008" w:rsidP="007E5008">
      <w:pPr>
        <w:pStyle w:val="ListParagraph"/>
        <w:rPr>
          <w:lang w:val="en-US"/>
        </w:rPr>
      </w:pPr>
      <w:r w:rsidRPr="007E5008">
        <w:rPr>
          <w:lang w:val="en-US"/>
        </w:rPr>
        <w:t>}</w:t>
      </w:r>
    </w:p>
    <w:p w14:paraId="5B4600C8" w14:textId="77777777" w:rsidR="007E5008" w:rsidRPr="007E5008" w:rsidRDefault="007E5008" w:rsidP="007E5008">
      <w:pPr>
        <w:pStyle w:val="ListParagraph"/>
        <w:rPr>
          <w:lang w:val="en-US"/>
        </w:rPr>
      </w:pPr>
    </w:p>
    <w:p w14:paraId="2798EEAC" w14:textId="77777777" w:rsidR="007E5008" w:rsidRPr="007E5008" w:rsidRDefault="007E5008" w:rsidP="007E5008">
      <w:pPr>
        <w:pStyle w:val="ListParagraph"/>
        <w:rPr>
          <w:lang w:val="en-US"/>
        </w:rPr>
      </w:pPr>
    </w:p>
    <w:p w14:paraId="120DCBF4" w14:textId="77777777" w:rsidR="007E5008" w:rsidRDefault="007E5008" w:rsidP="00082E00">
      <w:pPr>
        <w:pStyle w:val="ListParagraph"/>
        <w:rPr>
          <w:lang w:val="en-US"/>
        </w:rPr>
      </w:pPr>
    </w:p>
    <w:p w14:paraId="0A6C91C3" w14:textId="77777777" w:rsidR="000B0ED2" w:rsidRDefault="000B0ED2" w:rsidP="00082E00">
      <w:pPr>
        <w:pStyle w:val="ListParagraph"/>
        <w:rPr>
          <w:lang w:val="en-US"/>
        </w:rPr>
      </w:pPr>
    </w:p>
    <w:p w14:paraId="602A6EF4" w14:textId="134CEB07" w:rsidR="00082E00" w:rsidRPr="00082E00" w:rsidRDefault="00082E00" w:rsidP="00082E00">
      <w:pPr>
        <w:pStyle w:val="ListParagraph"/>
        <w:rPr>
          <w:lang w:val="en-US"/>
        </w:rPr>
      </w:pPr>
    </w:p>
    <w:sectPr w:rsidR="00082E00" w:rsidRPr="00082E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E2281"/>
    <w:multiLevelType w:val="hybridMultilevel"/>
    <w:tmpl w:val="C8BA3C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7205B02"/>
    <w:multiLevelType w:val="hybridMultilevel"/>
    <w:tmpl w:val="9C643FB2"/>
    <w:lvl w:ilvl="0" w:tplc="2186940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6F026A32"/>
    <w:multiLevelType w:val="hybridMultilevel"/>
    <w:tmpl w:val="2DE03220"/>
    <w:lvl w:ilvl="0" w:tplc="50E24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7381401">
    <w:abstractNumId w:val="2"/>
  </w:num>
  <w:num w:numId="2" w16cid:durableId="15427891">
    <w:abstractNumId w:val="0"/>
  </w:num>
  <w:num w:numId="3" w16cid:durableId="1055396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yed naser moravej">
    <w15:presenceInfo w15:providerId="Windows Live" w15:userId="5047ac802ccaa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90"/>
    <w:rsid w:val="00054B5C"/>
    <w:rsid w:val="00082E00"/>
    <w:rsid w:val="00092AEC"/>
    <w:rsid w:val="000B0ED2"/>
    <w:rsid w:val="001674F5"/>
    <w:rsid w:val="001950D0"/>
    <w:rsid w:val="004755AB"/>
    <w:rsid w:val="004B528A"/>
    <w:rsid w:val="005F7D90"/>
    <w:rsid w:val="006D0FC3"/>
    <w:rsid w:val="006F762F"/>
    <w:rsid w:val="007E5008"/>
    <w:rsid w:val="008F7978"/>
    <w:rsid w:val="00921440"/>
    <w:rsid w:val="009B0427"/>
    <w:rsid w:val="00A24021"/>
    <w:rsid w:val="00AB4D72"/>
    <w:rsid w:val="00AB6FAF"/>
    <w:rsid w:val="00B1247B"/>
    <w:rsid w:val="00CA6503"/>
    <w:rsid w:val="00CD07B4"/>
    <w:rsid w:val="00E24F27"/>
    <w:rsid w:val="00F802BC"/>
    <w:rsid w:val="00FA545B"/>
    <w:rsid w:val="00FB5E2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24CDD"/>
  <w15:chartTrackingRefBased/>
  <w15:docId w15:val="{6D465DCB-F6AE-4A6D-8E5C-FB2623E29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D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7D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D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7D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7D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7D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D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D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D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D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7D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7D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7D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7D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7D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D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D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D90"/>
    <w:rPr>
      <w:rFonts w:eastAsiaTheme="majorEastAsia" w:cstheme="majorBidi"/>
      <w:color w:val="272727" w:themeColor="text1" w:themeTint="D8"/>
    </w:rPr>
  </w:style>
  <w:style w:type="paragraph" w:styleId="Title">
    <w:name w:val="Title"/>
    <w:basedOn w:val="Normal"/>
    <w:next w:val="Normal"/>
    <w:link w:val="TitleChar"/>
    <w:uiPriority w:val="10"/>
    <w:qFormat/>
    <w:rsid w:val="005F7D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D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D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D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D90"/>
    <w:pPr>
      <w:spacing w:before="160"/>
      <w:jc w:val="center"/>
    </w:pPr>
    <w:rPr>
      <w:i/>
      <w:iCs/>
      <w:color w:val="404040" w:themeColor="text1" w:themeTint="BF"/>
    </w:rPr>
  </w:style>
  <w:style w:type="character" w:customStyle="1" w:styleId="QuoteChar">
    <w:name w:val="Quote Char"/>
    <w:basedOn w:val="DefaultParagraphFont"/>
    <w:link w:val="Quote"/>
    <w:uiPriority w:val="29"/>
    <w:rsid w:val="005F7D90"/>
    <w:rPr>
      <w:i/>
      <w:iCs/>
      <w:color w:val="404040" w:themeColor="text1" w:themeTint="BF"/>
    </w:rPr>
  </w:style>
  <w:style w:type="paragraph" w:styleId="ListParagraph">
    <w:name w:val="List Paragraph"/>
    <w:basedOn w:val="Normal"/>
    <w:uiPriority w:val="34"/>
    <w:qFormat/>
    <w:rsid w:val="005F7D90"/>
    <w:pPr>
      <w:ind w:left="720"/>
      <w:contextualSpacing/>
    </w:pPr>
  </w:style>
  <w:style w:type="character" w:styleId="IntenseEmphasis">
    <w:name w:val="Intense Emphasis"/>
    <w:basedOn w:val="DefaultParagraphFont"/>
    <w:uiPriority w:val="21"/>
    <w:qFormat/>
    <w:rsid w:val="005F7D90"/>
    <w:rPr>
      <w:i/>
      <w:iCs/>
      <w:color w:val="2F5496" w:themeColor="accent1" w:themeShade="BF"/>
    </w:rPr>
  </w:style>
  <w:style w:type="paragraph" w:styleId="IntenseQuote">
    <w:name w:val="Intense Quote"/>
    <w:basedOn w:val="Normal"/>
    <w:next w:val="Normal"/>
    <w:link w:val="IntenseQuoteChar"/>
    <w:uiPriority w:val="30"/>
    <w:qFormat/>
    <w:rsid w:val="005F7D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7D90"/>
    <w:rPr>
      <w:i/>
      <w:iCs/>
      <w:color w:val="2F5496" w:themeColor="accent1" w:themeShade="BF"/>
    </w:rPr>
  </w:style>
  <w:style w:type="character" w:styleId="IntenseReference">
    <w:name w:val="Intense Reference"/>
    <w:basedOn w:val="DefaultParagraphFont"/>
    <w:uiPriority w:val="32"/>
    <w:qFormat/>
    <w:rsid w:val="005F7D90"/>
    <w:rPr>
      <w:b/>
      <w:bCs/>
      <w:smallCaps/>
      <w:color w:val="2F5496" w:themeColor="accent1" w:themeShade="BF"/>
      <w:spacing w:val="5"/>
    </w:rPr>
  </w:style>
  <w:style w:type="paragraph" w:styleId="Revision">
    <w:name w:val="Revision"/>
    <w:hidden/>
    <w:uiPriority w:val="99"/>
    <w:semiHidden/>
    <w:rsid w:val="001674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39209">
      <w:bodyDiv w:val="1"/>
      <w:marLeft w:val="0"/>
      <w:marRight w:val="0"/>
      <w:marTop w:val="0"/>
      <w:marBottom w:val="0"/>
      <w:divBdr>
        <w:top w:val="none" w:sz="0" w:space="0" w:color="auto"/>
        <w:left w:val="none" w:sz="0" w:space="0" w:color="auto"/>
        <w:bottom w:val="none" w:sz="0" w:space="0" w:color="auto"/>
        <w:right w:val="none" w:sz="0" w:space="0" w:color="auto"/>
      </w:divBdr>
      <w:divsChild>
        <w:div w:id="2036155491">
          <w:marLeft w:val="0"/>
          <w:marRight w:val="0"/>
          <w:marTop w:val="0"/>
          <w:marBottom w:val="0"/>
          <w:divBdr>
            <w:top w:val="none" w:sz="0" w:space="0" w:color="auto"/>
            <w:left w:val="none" w:sz="0" w:space="0" w:color="auto"/>
            <w:bottom w:val="none" w:sz="0" w:space="0" w:color="auto"/>
            <w:right w:val="none" w:sz="0" w:space="0" w:color="auto"/>
          </w:divBdr>
          <w:divsChild>
            <w:div w:id="3552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245">
      <w:bodyDiv w:val="1"/>
      <w:marLeft w:val="0"/>
      <w:marRight w:val="0"/>
      <w:marTop w:val="0"/>
      <w:marBottom w:val="0"/>
      <w:divBdr>
        <w:top w:val="none" w:sz="0" w:space="0" w:color="auto"/>
        <w:left w:val="none" w:sz="0" w:space="0" w:color="auto"/>
        <w:bottom w:val="none" w:sz="0" w:space="0" w:color="auto"/>
        <w:right w:val="none" w:sz="0" w:space="0" w:color="auto"/>
      </w:divBdr>
      <w:divsChild>
        <w:div w:id="1056197075">
          <w:marLeft w:val="0"/>
          <w:marRight w:val="0"/>
          <w:marTop w:val="0"/>
          <w:marBottom w:val="0"/>
          <w:divBdr>
            <w:top w:val="none" w:sz="0" w:space="0" w:color="auto"/>
            <w:left w:val="none" w:sz="0" w:space="0" w:color="auto"/>
            <w:bottom w:val="none" w:sz="0" w:space="0" w:color="auto"/>
            <w:right w:val="none" w:sz="0" w:space="0" w:color="auto"/>
          </w:divBdr>
          <w:divsChild>
            <w:div w:id="831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5583">
      <w:bodyDiv w:val="1"/>
      <w:marLeft w:val="0"/>
      <w:marRight w:val="0"/>
      <w:marTop w:val="0"/>
      <w:marBottom w:val="0"/>
      <w:divBdr>
        <w:top w:val="none" w:sz="0" w:space="0" w:color="auto"/>
        <w:left w:val="none" w:sz="0" w:space="0" w:color="auto"/>
        <w:bottom w:val="none" w:sz="0" w:space="0" w:color="auto"/>
        <w:right w:val="none" w:sz="0" w:space="0" w:color="auto"/>
      </w:divBdr>
      <w:divsChild>
        <w:div w:id="1806503573">
          <w:marLeft w:val="0"/>
          <w:marRight w:val="0"/>
          <w:marTop w:val="0"/>
          <w:marBottom w:val="0"/>
          <w:divBdr>
            <w:top w:val="none" w:sz="0" w:space="0" w:color="auto"/>
            <w:left w:val="none" w:sz="0" w:space="0" w:color="auto"/>
            <w:bottom w:val="none" w:sz="0" w:space="0" w:color="auto"/>
            <w:right w:val="none" w:sz="0" w:space="0" w:color="auto"/>
          </w:divBdr>
          <w:divsChild>
            <w:div w:id="6738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2497</TotalTime>
  <Pages>13</Pages>
  <Words>1724</Words>
  <Characters>9830</Characters>
  <Application>Microsoft Office Word</Application>
  <DocSecurity>0</DocSecurity>
  <Lines>81</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Guedegbe Alek</dc:creator>
  <cp:keywords/>
  <dc:description/>
  <cp:lastModifiedBy>Sayed naser moravej</cp:lastModifiedBy>
  <cp:revision>14</cp:revision>
  <dcterms:created xsi:type="dcterms:W3CDTF">2024-03-19T06:08:00Z</dcterms:created>
  <dcterms:modified xsi:type="dcterms:W3CDTF">2024-03-24T11:45:00Z</dcterms:modified>
</cp:coreProperties>
</file>